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7E6D0C" w14:textId="3E8DE01A" w:rsidR="00716C6E" w:rsidRDefault="00375F2D" w:rsidP="0079075E">
      <w:pPr>
        <w:pStyle w:val="af"/>
        <w:shd w:val="clear" w:color="auto" w:fill="FFFFFF"/>
        <w:spacing w:line="480" w:lineRule="auto"/>
        <w:jc w:val="center"/>
        <w:rPr>
          <w:rFonts w:ascii="Times New Roman" w:hAnsi="Times New Roman" w:cs="Times New Roman"/>
          <w:b/>
          <w:sz w:val="24"/>
          <w:szCs w:val="24"/>
          <w:u w:val="single"/>
        </w:rPr>
      </w:pPr>
      <w:r w:rsidRPr="00AC59BE">
        <w:rPr>
          <w:rFonts w:ascii="Times New Roman" w:hAnsi="Times New Roman" w:cs="Times New Roman"/>
          <w:b/>
          <w:sz w:val="24"/>
          <w:szCs w:val="24"/>
          <w:u w:val="single"/>
        </w:rPr>
        <w:t xml:space="preserve">Supplementary </w:t>
      </w:r>
      <w:r w:rsidR="00AC59BE" w:rsidRPr="00AC59BE">
        <w:rPr>
          <w:rFonts w:ascii="Times New Roman" w:hAnsi="Times New Roman" w:cs="Times New Roman"/>
          <w:b/>
          <w:sz w:val="24"/>
          <w:szCs w:val="24"/>
          <w:u w:val="single"/>
        </w:rPr>
        <w:t>Information</w:t>
      </w:r>
    </w:p>
    <w:p w14:paraId="3626EECF" w14:textId="77777777" w:rsidR="0079075E" w:rsidRDefault="0079075E" w:rsidP="0079075E">
      <w:pPr>
        <w:pStyle w:val="af"/>
        <w:shd w:val="clear" w:color="auto" w:fill="FFFFFF"/>
        <w:spacing w:line="480" w:lineRule="auto"/>
        <w:jc w:val="left"/>
        <w:rPr>
          <w:rFonts w:ascii="Times New Roman" w:hAnsi="Times New Roman" w:cs="Times New Roman"/>
          <w:b/>
          <w:sz w:val="24"/>
          <w:szCs w:val="24"/>
        </w:rPr>
      </w:pPr>
    </w:p>
    <w:p w14:paraId="017A8279" w14:textId="40C96EF6" w:rsidR="00AC59BE" w:rsidRPr="00D50B25" w:rsidRDefault="00E120A9" w:rsidP="0079075E">
      <w:pPr>
        <w:pStyle w:val="af"/>
        <w:shd w:val="clear" w:color="auto" w:fill="FFFFFF"/>
        <w:spacing w:line="480" w:lineRule="auto"/>
        <w:jc w:val="left"/>
        <w:rPr>
          <w:rFonts w:ascii="Times New Roman" w:hAnsi="Times New Roman" w:cs="Times New Roman"/>
          <w:b/>
          <w:sz w:val="24"/>
          <w:szCs w:val="24"/>
        </w:rPr>
      </w:pPr>
      <w:r>
        <w:rPr>
          <w:rFonts w:ascii="Times New Roman" w:hAnsi="Times New Roman" w:cs="Times New Roman"/>
          <w:b/>
          <w:sz w:val="24"/>
          <w:szCs w:val="24"/>
        </w:rPr>
        <w:t>I</w:t>
      </w:r>
      <w:r w:rsidR="00D50B25" w:rsidRPr="00D50B25">
        <w:rPr>
          <w:rFonts w:ascii="Times New Roman" w:hAnsi="Times New Roman" w:cs="Times New Roman"/>
          <w:b/>
          <w:sz w:val="24"/>
          <w:szCs w:val="24"/>
        </w:rPr>
        <w:t xml:space="preserve">mpact of limited address data on health effect analysis of </w:t>
      </w:r>
      <w:r w:rsidR="00706B95">
        <w:rPr>
          <w:rFonts w:ascii="Times New Roman" w:hAnsi="Times New Roman" w:cs="Times New Roman"/>
          <w:b/>
          <w:sz w:val="24"/>
          <w:szCs w:val="24"/>
        </w:rPr>
        <w:t>long-term</w:t>
      </w:r>
      <w:r w:rsidR="00D50B25" w:rsidRPr="00D50B25">
        <w:rPr>
          <w:rFonts w:ascii="Times New Roman" w:hAnsi="Times New Roman" w:cs="Times New Roman"/>
          <w:b/>
          <w:sz w:val="24"/>
          <w:szCs w:val="24"/>
        </w:rPr>
        <w:t xml:space="preserve"> air pollution in a simulation study</w:t>
      </w:r>
    </w:p>
    <w:p w14:paraId="620D522A" w14:textId="77777777" w:rsidR="0079075E" w:rsidRDefault="0079075E" w:rsidP="0079075E">
      <w:pPr>
        <w:pStyle w:val="af"/>
        <w:shd w:val="clear" w:color="auto" w:fill="FFFFFF"/>
        <w:spacing w:line="480" w:lineRule="auto"/>
        <w:jc w:val="left"/>
        <w:rPr>
          <w:rFonts w:ascii="Times New Roman" w:hAnsi="Times New Roman" w:cs="Times New Roman"/>
          <w:sz w:val="24"/>
          <w:szCs w:val="24"/>
        </w:rPr>
      </w:pPr>
    </w:p>
    <w:p w14:paraId="4AD86E21" w14:textId="3B524647" w:rsidR="00AC59BE" w:rsidRDefault="00D50B25" w:rsidP="0079075E">
      <w:pPr>
        <w:pStyle w:val="af"/>
        <w:shd w:val="clear" w:color="auto" w:fill="FFFFFF"/>
        <w:spacing w:line="480" w:lineRule="auto"/>
        <w:jc w:val="left"/>
        <w:rPr>
          <w:rFonts w:ascii="Times New Roman" w:hAnsi="Times New Roman" w:cs="Times New Roman"/>
          <w:sz w:val="24"/>
          <w:szCs w:val="24"/>
        </w:rPr>
      </w:pPr>
      <w:r w:rsidRPr="00D50B25">
        <w:rPr>
          <w:rFonts w:ascii="Times New Roman" w:hAnsi="Times New Roman" w:cs="Times New Roman"/>
          <w:sz w:val="24"/>
          <w:szCs w:val="24"/>
        </w:rPr>
        <w:t xml:space="preserve">Yoon-Bae </w:t>
      </w:r>
      <w:r>
        <w:rPr>
          <w:rFonts w:ascii="Times New Roman" w:hAnsi="Times New Roman" w:cs="Times New Roman"/>
          <w:sz w:val="24"/>
          <w:szCs w:val="24"/>
        </w:rPr>
        <w:t xml:space="preserve">Jun, </w:t>
      </w:r>
      <w:proofErr w:type="spellStart"/>
      <w:r>
        <w:rPr>
          <w:rFonts w:ascii="Times New Roman" w:hAnsi="Times New Roman" w:cs="Times New Roman"/>
          <w:sz w:val="24"/>
          <w:szCs w:val="24"/>
        </w:rPr>
        <w:t>Insang</w:t>
      </w:r>
      <w:proofErr w:type="spellEnd"/>
      <w:r>
        <w:rPr>
          <w:rFonts w:ascii="Times New Roman" w:hAnsi="Times New Roman" w:cs="Times New Roman"/>
          <w:sz w:val="24"/>
          <w:szCs w:val="24"/>
        </w:rPr>
        <w:t xml:space="preserve"> Song, Sun-Young Kim</w:t>
      </w:r>
    </w:p>
    <w:p w14:paraId="1B999C50" w14:textId="77777777" w:rsidR="00B770B3" w:rsidRDefault="00B770B3" w:rsidP="0079075E">
      <w:pPr>
        <w:pStyle w:val="af"/>
        <w:shd w:val="clear" w:color="auto" w:fill="FFFFFF"/>
        <w:spacing w:line="480" w:lineRule="auto"/>
        <w:jc w:val="left"/>
        <w:rPr>
          <w:rFonts w:ascii="Times New Roman" w:hAnsi="Times New Roman" w:cs="Times New Roman"/>
          <w:b/>
          <w:sz w:val="24"/>
          <w:szCs w:val="24"/>
        </w:rPr>
      </w:pPr>
    </w:p>
    <w:p w14:paraId="0B955667" w14:textId="46A8B468" w:rsidR="001B0C82" w:rsidRDefault="001B0C82" w:rsidP="0079075E">
      <w:pPr>
        <w:pStyle w:val="af"/>
        <w:shd w:val="clear" w:color="auto" w:fill="FFFFFF"/>
        <w:spacing w:line="480" w:lineRule="auto"/>
        <w:jc w:val="left"/>
        <w:rPr>
          <w:rFonts w:ascii="Times New Roman" w:hAnsi="Times New Roman" w:cs="Times New Roman"/>
          <w:sz w:val="24"/>
          <w:szCs w:val="24"/>
        </w:rPr>
      </w:pPr>
      <w:r>
        <w:rPr>
          <w:rFonts w:ascii="Times New Roman" w:hAnsi="Times New Roman" w:cs="Times New Roman"/>
          <w:b/>
          <w:sz w:val="24"/>
          <w:szCs w:val="24"/>
        </w:rPr>
        <w:t xml:space="preserve">Details </w:t>
      </w:r>
      <w:r w:rsidR="0079075E">
        <w:rPr>
          <w:rFonts w:ascii="Times New Roman" w:hAnsi="Times New Roman" w:cs="Times New Roman"/>
          <w:b/>
          <w:sz w:val="24"/>
          <w:szCs w:val="24"/>
        </w:rPr>
        <w:t>of</w:t>
      </w:r>
      <w:r>
        <w:rPr>
          <w:rFonts w:ascii="Times New Roman" w:hAnsi="Times New Roman" w:cs="Times New Roman"/>
          <w:b/>
          <w:sz w:val="24"/>
          <w:szCs w:val="24"/>
        </w:rPr>
        <w:t xml:space="preserve"> simulation </w:t>
      </w:r>
      <w:r w:rsidR="0079075E">
        <w:rPr>
          <w:rFonts w:ascii="Times New Roman" w:hAnsi="Times New Roman" w:cs="Times New Roman"/>
          <w:b/>
          <w:sz w:val="24"/>
          <w:szCs w:val="24"/>
        </w:rPr>
        <w:t>procedure</w:t>
      </w:r>
      <w:r>
        <w:rPr>
          <w:rFonts w:ascii="Times New Roman" w:hAnsi="Times New Roman" w:cs="Times New Roman"/>
          <w:sz w:val="24"/>
          <w:szCs w:val="24"/>
        </w:rPr>
        <w:t>…………………………………………………2</w:t>
      </w:r>
    </w:p>
    <w:p w14:paraId="69588C1D" w14:textId="77777777" w:rsidR="008502FF" w:rsidRPr="0086249C" w:rsidRDefault="008502FF" w:rsidP="0079075E">
      <w:pPr>
        <w:pStyle w:val="af"/>
        <w:shd w:val="clear" w:color="auto" w:fill="FFFFFF"/>
        <w:spacing w:line="480" w:lineRule="auto"/>
        <w:jc w:val="left"/>
        <w:rPr>
          <w:rFonts w:ascii="Times New Roman" w:hAnsi="Times New Roman" w:cs="Times New Roman"/>
          <w:b/>
          <w:sz w:val="24"/>
          <w:szCs w:val="24"/>
        </w:rPr>
      </w:pPr>
      <w:r w:rsidRPr="0086249C">
        <w:rPr>
          <w:rFonts w:ascii="Times New Roman" w:hAnsi="Times New Roman" w:cs="Times New Roman"/>
          <w:b/>
          <w:sz w:val="24"/>
          <w:szCs w:val="24"/>
        </w:rPr>
        <w:t>List of Figures</w:t>
      </w:r>
    </w:p>
    <w:p w14:paraId="7808A9C7" w14:textId="3849CFF1" w:rsidR="00DC3CEB" w:rsidRPr="00DC3CEB" w:rsidRDefault="00DC3CEB" w:rsidP="00A918B5">
      <w:pPr>
        <w:spacing w:after="0" w:line="480" w:lineRule="auto"/>
        <w:jc w:val="left"/>
        <w:rPr>
          <w:rFonts w:ascii="Times New Roman" w:hAnsi="Times New Roman" w:cs="Times New Roman"/>
          <w:sz w:val="24"/>
          <w:szCs w:val="24"/>
        </w:rPr>
      </w:pPr>
      <w:r w:rsidRPr="00A5667A">
        <w:rPr>
          <w:rFonts w:ascii="Times New Roman" w:hAnsi="Times New Roman" w:cs="Times New Roman" w:hint="eastAsia"/>
          <w:b/>
          <w:sz w:val="24"/>
          <w:szCs w:val="24"/>
        </w:rPr>
        <w:t>F</w:t>
      </w:r>
      <w:r w:rsidRPr="00A5667A">
        <w:rPr>
          <w:rFonts w:ascii="Times New Roman" w:hAnsi="Times New Roman" w:cs="Times New Roman"/>
          <w:b/>
          <w:sz w:val="24"/>
          <w:szCs w:val="24"/>
        </w:rPr>
        <w:t>i</w:t>
      </w:r>
      <w:r w:rsidRPr="00A5667A">
        <w:rPr>
          <w:rFonts w:ascii="Times New Roman" w:hAnsi="Times New Roman" w:cs="Times New Roman" w:hint="eastAsia"/>
          <w:b/>
          <w:sz w:val="24"/>
          <w:szCs w:val="24"/>
        </w:rPr>
        <w:t xml:space="preserve">gure </w:t>
      </w:r>
      <w:r w:rsidRPr="00A5667A">
        <w:rPr>
          <w:rFonts w:ascii="Times New Roman" w:hAnsi="Times New Roman" w:cs="Times New Roman"/>
          <w:b/>
          <w:sz w:val="24"/>
          <w:szCs w:val="24"/>
        </w:rPr>
        <w:t xml:space="preserve">S1. </w:t>
      </w:r>
      <w:r w:rsidRPr="00DC3CEB">
        <w:rPr>
          <w:rFonts w:ascii="Times New Roman" w:hAnsi="Times New Roman" w:cs="Times New Roman"/>
          <w:sz w:val="24"/>
          <w:szCs w:val="24"/>
        </w:rPr>
        <w:t xml:space="preserve">Summary flow charts </w:t>
      </w:r>
      <w:proofErr w:type="gramStart"/>
      <w:r>
        <w:rPr>
          <w:rFonts w:ascii="Times New Roman" w:hAnsi="Times New Roman" w:cs="Times New Roman"/>
          <w:sz w:val="24"/>
          <w:szCs w:val="24"/>
        </w:rPr>
        <w:t>………………………..……………………………….…...8</w:t>
      </w:r>
      <w:proofErr w:type="gramEnd"/>
    </w:p>
    <w:p w14:paraId="4A8C0A05" w14:textId="3AB86F9D" w:rsidR="00760983" w:rsidRDefault="00760983" w:rsidP="00A918B5">
      <w:pPr>
        <w:spacing w:after="0" w:line="480" w:lineRule="auto"/>
        <w:jc w:val="left"/>
        <w:rPr>
          <w:rFonts w:ascii="Times New Roman" w:hAnsi="Times New Roman" w:cs="Times New Roman"/>
          <w:sz w:val="24"/>
          <w:szCs w:val="24"/>
        </w:rPr>
      </w:pPr>
      <w:r w:rsidRPr="00A5667A">
        <w:rPr>
          <w:rFonts w:ascii="Times New Roman" w:hAnsi="Times New Roman" w:cs="Times New Roman" w:hint="eastAsia"/>
          <w:b/>
          <w:sz w:val="24"/>
          <w:szCs w:val="24"/>
        </w:rPr>
        <w:t>F</w:t>
      </w:r>
      <w:r w:rsidRPr="00A5667A">
        <w:rPr>
          <w:rFonts w:ascii="Times New Roman" w:hAnsi="Times New Roman" w:cs="Times New Roman"/>
          <w:b/>
          <w:sz w:val="24"/>
          <w:szCs w:val="24"/>
        </w:rPr>
        <w:t>i</w:t>
      </w:r>
      <w:r w:rsidRPr="00A5667A">
        <w:rPr>
          <w:rFonts w:ascii="Times New Roman" w:hAnsi="Times New Roman" w:cs="Times New Roman" w:hint="eastAsia"/>
          <w:b/>
          <w:sz w:val="24"/>
          <w:szCs w:val="24"/>
        </w:rPr>
        <w:t xml:space="preserve">gure </w:t>
      </w:r>
      <w:r w:rsidR="00DC3CEB" w:rsidRPr="00A5667A">
        <w:rPr>
          <w:rFonts w:ascii="Times New Roman" w:hAnsi="Times New Roman" w:cs="Times New Roman"/>
          <w:b/>
          <w:sz w:val="24"/>
          <w:szCs w:val="24"/>
        </w:rPr>
        <w:t>S</w:t>
      </w:r>
      <w:r w:rsidR="00DC3CEB">
        <w:rPr>
          <w:rFonts w:ascii="Times New Roman" w:hAnsi="Times New Roman" w:cs="Times New Roman"/>
          <w:b/>
          <w:sz w:val="24"/>
          <w:szCs w:val="24"/>
        </w:rPr>
        <w:t>2</w:t>
      </w:r>
      <w:r w:rsidRPr="00A5667A">
        <w:rPr>
          <w:rFonts w:ascii="Times New Roman" w:hAnsi="Times New Roman" w:cs="Times New Roman"/>
          <w:b/>
          <w:sz w:val="24"/>
          <w:szCs w:val="24"/>
        </w:rPr>
        <w:t xml:space="preserve">. </w:t>
      </w:r>
      <w:r w:rsidRPr="00A5667A">
        <w:rPr>
          <w:rFonts w:ascii="Times New Roman" w:hAnsi="Times New Roman" w:cs="Times New Roman"/>
          <w:sz w:val="24"/>
          <w:szCs w:val="24"/>
        </w:rPr>
        <w:t>Maps of the true simulated annual-average PM</w:t>
      </w:r>
      <w:r w:rsidRPr="00221214">
        <w:rPr>
          <w:rFonts w:ascii="Times New Roman" w:hAnsi="Times New Roman" w:cs="Times New Roman"/>
          <w:sz w:val="24"/>
          <w:szCs w:val="24"/>
          <w:vertAlign w:val="subscript"/>
        </w:rPr>
        <w:t>10</w:t>
      </w:r>
      <w:r w:rsidRPr="00A5667A">
        <w:rPr>
          <w:rFonts w:ascii="Times New Roman" w:hAnsi="Times New Roman" w:cs="Times New Roman"/>
          <w:sz w:val="24"/>
          <w:szCs w:val="24"/>
        </w:rPr>
        <w:t xml:space="preserve"> concentrations</w:t>
      </w:r>
      <w:r>
        <w:rPr>
          <w:rFonts w:ascii="Times New Roman" w:hAnsi="Times New Roman" w:cs="Times New Roman"/>
          <w:sz w:val="24"/>
          <w:szCs w:val="24"/>
        </w:rPr>
        <w:t>………………...</w:t>
      </w:r>
      <w:r w:rsidR="00DC3CEB">
        <w:rPr>
          <w:rFonts w:ascii="Times New Roman" w:hAnsi="Times New Roman" w:cs="Times New Roman"/>
          <w:sz w:val="24"/>
          <w:szCs w:val="24"/>
        </w:rPr>
        <w:t>9</w:t>
      </w:r>
    </w:p>
    <w:p w14:paraId="6D3C13E7" w14:textId="55AAF92C" w:rsidR="00760983" w:rsidRDefault="00760983" w:rsidP="00A918B5">
      <w:pPr>
        <w:spacing w:after="0" w:line="480" w:lineRule="auto"/>
        <w:jc w:val="left"/>
        <w:rPr>
          <w:rFonts w:ascii="Times New Roman" w:hAnsi="Times New Roman" w:cs="Times New Roman"/>
          <w:sz w:val="24"/>
          <w:szCs w:val="24"/>
        </w:rPr>
      </w:pPr>
      <w:r w:rsidRPr="00A5667A">
        <w:rPr>
          <w:rFonts w:ascii="Times New Roman" w:hAnsi="Times New Roman" w:cs="Times New Roman"/>
          <w:b/>
          <w:sz w:val="24"/>
          <w:szCs w:val="24"/>
        </w:rPr>
        <w:t xml:space="preserve">Figure </w:t>
      </w:r>
      <w:r w:rsidR="00DC3CEB" w:rsidRPr="00A5667A">
        <w:rPr>
          <w:rFonts w:ascii="Times New Roman" w:hAnsi="Times New Roman" w:cs="Times New Roman"/>
          <w:b/>
          <w:sz w:val="24"/>
          <w:szCs w:val="24"/>
        </w:rPr>
        <w:t>S</w:t>
      </w:r>
      <w:r w:rsidR="00DC3CEB">
        <w:rPr>
          <w:rFonts w:ascii="Times New Roman" w:hAnsi="Times New Roman" w:cs="Times New Roman"/>
          <w:b/>
          <w:sz w:val="24"/>
          <w:szCs w:val="24"/>
        </w:rPr>
        <w:t>3</w:t>
      </w:r>
      <w:r w:rsidRPr="00A5667A">
        <w:rPr>
          <w:rFonts w:ascii="Times New Roman" w:hAnsi="Times New Roman" w:cs="Times New Roman"/>
          <w:b/>
          <w:sz w:val="24"/>
          <w:szCs w:val="24"/>
        </w:rPr>
        <w:t>.</w:t>
      </w:r>
      <w:r w:rsidRPr="00A5667A">
        <w:rPr>
          <w:rFonts w:ascii="Times New Roman" w:hAnsi="Times New Roman" w:cs="Times New Roman"/>
          <w:sz w:val="24"/>
          <w:szCs w:val="24"/>
        </w:rPr>
        <w:t xml:space="preserve"> </w:t>
      </w:r>
      <w:r w:rsidR="00AB75D1" w:rsidRPr="00A5667A">
        <w:rPr>
          <w:rFonts w:ascii="Times New Roman" w:hAnsi="Times New Roman" w:cs="Times New Roman"/>
          <w:sz w:val="24"/>
          <w:szCs w:val="24"/>
        </w:rPr>
        <w:t>Box-plots of true and predicted annual-average PM</w:t>
      </w:r>
      <w:r w:rsidR="00AB75D1" w:rsidRPr="00A5667A">
        <w:rPr>
          <w:rFonts w:ascii="Times New Roman" w:hAnsi="Times New Roman" w:cs="Times New Roman"/>
          <w:sz w:val="24"/>
          <w:szCs w:val="24"/>
          <w:vertAlign w:val="subscript"/>
        </w:rPr>
        <w:t>10</w:t>
      </w:r>
      <w:r w:rsidR="00AB75D1">
        <w:rPr>
          <w:rFonts w:ascii="Times New Roman" w:hAnsi="Times New Roman" w:cs="Times New Roman"/>
          <w:sz w:val="24"/>
          <w:szCs w:val="24"/>
        </w:rPr>
        <w:t xml:space="preserve"> </w:t>
      </w:r>
      <w:r w:rsidR="00AB75D1" w:rsidRPr="00A5667A">
        <w:rPr>
          <w:rFonts w:ascii="Times New Roman" w:hAnsi="Times New Roman" w:cs="Times New Roman"/>
          <w:sz w:val="24"/>
          <w:szCs w:val="24"/>
        </w:rPr>
        <w:t>concentrations</w:t>
      </w:r>
      <w:r>
        <w:rPr>
          <w:rFonts w:ascii="Times New Roman" w:hAnsi="Times New Roman" w:cs="Times New Roman"/>
          <w:sz w:val="24"/>
          <w:szCs w:val="24"/>
        </w:rPr>
        <w:t>…………</w:t>
      </w:r>
      <w:r w:rsidR="00DC3CEB">
        <w:rPr>
          <w:rFonts w:ascii="Times New Roman" w:hAnsi="Times New Roman" w:cs="Times New Roman"/>
          <w:sz w:val="24"/>
          <w:szCs w:val="24"/>
        </w:rPr>
        <w:t>..10</w:t>
      </w:r>
    </w:p>
    <w:p w14:paraId="475C515C" w14:textId="397E0E9E" w:rsidR="00760983" w:rsidRDefault="00760983" w:rsidP="00A918B5">
      <w:pPr>
        <w:spacing w:after="0" w:line="480" w:lineRule="auto"/>
        <w:jc w:val="left"/>
        <w:rPr>
          <w:rFonts w:ascii="Times New Roman" w:hAnsi="Times New Roman" w:cs="Times New Roman"/>
          <w:sz w:val="24"/>
          <w:szCs w:val="24"/>
        </w:rPr>
      </w:pPr>
      <w:r w:rsidRPr="00A5667A">
        <w:rPr>
          <w:rFonts w:ascii="Times New Roman" w:hAnsi="Times New Roman" w:cs="Times New Roman"/>
          <w:b/>
          <w:sz w:val="24"/>
          <w:szCs w:val="24"/>
        </w:rPr>
        <w:t xml:space="preserve">Figure </w:t>
      </w:r>
      <w:r w:rsidR="00DC3CEB" w:rsidRPr="00A5667A">
        <w:rPr>
          <w:rFonts w:ascii="Times New Roman" w:hAnsi="Times New Roman" w:cs="Times New Roman"/>
          <w:b/>
          <w:sz w:val="24"/>
          <w:szCs w:val="24"/>
        </w:rPr>
        <w:t>S</w:t>
      </w:r>
      <w:r w:rsidR="00DC3CEB">
        <w:rPr>
          <w:rFonts w:ascii="Times New Roman" w:hAnsi="Times New Roman" w:cs="Times New Roman"/>
          <w:b/>
          <w:sz w:val="24"/>
          <w:szCs w:val="24"/>
        </w:rPr>
        <w:t>4</w:t>
      </w:r>
      <w:r w:rsidRPr="00A5667A">
        <w:rPr>
          <w:rFonts w:ascii="Times New Roman" w:hAnsi="Times New Roman" w:cs="Times New Roman"/>
          <w:b/>
          <w:sz w:val="24"/>
          <w:szCs w:val="24"/>
        </w:rPr>
        <w:t>.</w:t>
      </w:r>
      <w:r w:rsidRPr="00A5667A">
        <w:rPr>
          <w:rFonts w:ascii="Times New Roman" w:hAnsi="Times New Roman" w:cs="Times New Roman"/>
          <w:sz w:val="24"/>
          <w:szCs w:val="24"/>
        </w:rPr>
        <w:t xml:space="preserve"> Scatter plots of true and predicted annual-average PM</w:t>
      </w:r>
      <w:r w:rsidRPr="00F3046C">
        <w:rPr>
          <w:rFonts w:ascii="Times New Roman" w:hAnsi="Times New Roman" w:cs="Times New Roman"/>
          <w:sz w:val="24"/>
          <w:szCs w:val="24"/>
          <w:vertAlign w:val="subscript"/>
        </w:rPr>
        <w:t>10</w:t>
      </w:r>
      <w:r w:rsidRPr="00A5667A">
        <w:rPr>
          <w:rFonts w:ascii="Times New Roman" w:hAnsi="Times New Roman" w:cs="Times New Roman"/>
          <w:sz w:val="24"/>
          <w:szCs w:val="24"/>
        </w:rPr>
        <w:t xml:space="preserve"> concentrations</w:t>
      </w:r>
      <w:r>
        <w:rPr>
          <w:rFonts w:ascii="Times New Roman" w:hAnsi="Times New Roman" w:cs="Times New Roman"/>
          <w:sz w:val="24"/>
          <w:szCs w:val="24"/>
        </w:rPr>
        <w:t>………</w:t>
      </w:r>
      <w:r w:rsidR="00471E51">
        <w:rPr>
          <w:rFonts w:ascii="Times New Roman" w:hAnsi="Times New Roman" w:cs="Times New Roman"/>
          <w:sz w:val="24"/>
          <w:szCs w:val="24"/>
        </w:rPr>
        <w:t>1</w:t>
      </w:r>
      <w:r w:rsidR="00DC3CEB">
        <w:rPr>
          <w:rFonts w:ascii="Times New Roman" w:hAnsi="Times New Roman" w:cs="Times New Roman"/>
          <w:sz w:val="24"/>
          <w:szCs w:val="24"/>
        </w:rPr>
        <w:t>1</w:t>
      </w:r>
    </w:p>
    <w:p w14:paraId="7DBBD046" w14:textId="620FD8A6" w:rsidR="00AB75D1" w:rsidRDefault="00AB75D1" w:rsidP="00A918B5">
      <w:pPr>
        <w:spacing w:after="0" w:line="480" w:lineRule="auto"/>
        <w:jc w:val="left"/>
        <w:rPr>
          <w:rFonts w:ascii="Times New Roman" w:hAnsi="Times New Roman" w:cs="Times New Roman"/>
          <w:sz w:val="24"/>
          <w:szCs w:val="24"/>
        </w:rPr>
      </w:pPr>
      <w:r w:rsidRPr="00EE76DE">
        <w:rPr>
          <w:rFonts w:ascii="Times New Roman" w:hAnsi="Times New Roman" w:cs="Times New Roman"/>
          <w:b/>
          <w:sz w:val="24"/>
          <w:szCs w:val="24"/>
        </w:rPr>
        <w:t>Figure</w:t>
      </w:r>
      <w:r>
        <w:rPr>
          <w:rFonts w:ascii="Times New Roman" w:hAnsi="Times New Roman" w:cs="Times New Roman"/>
          <w:b/>
          <w:sz w:val="24"/>
          <w:szCs w:val="24"/>
        </w:rPr>
        <w:t xml:space="preserve"> </w:t>
      </w:r>
      <w:r w:rsidR="00DC3CEB" w:rsidRPr="00EE76DE">
        <w:rPr>
          <w:rFonts w:ascii="Times New Roman" w:hAnsi="Times New Roman" w:cs="Times New Roman"/>
          <w:b/>
          <w:sz w:val="24"/>
          <w:szCs w:val="24"/>
        </w:rPr>
        <w:t>S</w:t>
      </w:r>
      <w:r w:rsidR="00DC3CEB">
        <w:rPr>
          <w:rFonts w:ascii="Times New Roman" w:hAnsi="Times New Roman" w:cs="Times New Roman"/>
          <w:b/>
          <w:sz w:val="24"/>
          <w:szCs w:val="24"/>
        </w:rPr>
        <w:t>5</w:t>
      </w:r>
      <w:r w:rsidRPr="00EE76DE">
        <w:rPr>
          <w:rFonts w:ascii="Times New Roman" w:hAnsi="Times New Roman" w:cs="Times New Roman"/>
          <w:b/>
          <w:sz w:val="24"/>
          <w:szCs w:val="24"/>
        </w:rPr>
        <w:t>.</w:t>
      </w:r>
      <w:r w:rsidRPr="00EE76DE">
        <w:rPr>
          <w:rFonts w:ascii="Times New Roman" w:hAnsi="Times New Roman" w:cs="Times New Roman"/>
          <w:sz w:val="24"/>
          <w:szCs w:val="24"/>
        </w:rPr>
        <w:t xml:space="preserve"> Bar plots of bias</w:t>
      </w:r>
      <w:r w:rsidR="00FF42CE">
        <w:rPr>
          <w:rFonts w:ascii="Times New Roman" w:hAnsi="Times New Roman" w:cs="Times New Roman"/>
          <w:sz w:val="24"/>
          <w:szCs w:val="24"/>
        </w:rPr>
        <w:t xml:space="preserve"> of health effect estimates</w:t>
      </w:r>
      <w:r>
        <w:rPr>
          <w:rFonts w:ascii="Times New Roman" w:hAnsi="Times New Roman" w:cs="Times New Roman"/>
          <w:sz w:val="24"/>
          <w:szCs w:val="24"/>
        </w:rPr>
        <w:t>……………………………………...</w:t>
      </w:r>
      <w:r w:rsidR="00471E51">
        <w:rPr>
          <w:rFonts w:ascii="Times New Roman" w:hAnsi="Times New Roman" w:cs="Times New Roman"/>
          <w:sz w:val="24"/>
          <w:szCs w:val="24"/>
        </w:rPr>
        <w:t>1</w:t>
      </w:r>
      <w:r w:rsidR="00DC3CEB">
        <w:rPr>
          <w:rFonts w:ascii="Times New Roman" w:hAnsi="Times New Roman" w:cs="Times New Roman"/>
          <w:sz w:val="24"/>
          <w:szCs w:val="24"/>
        </w:rPr>
        <w:t>2</w:t>
      </w:r>
    </w:p>
    <w:p w14:paraId="4379CC5E" w14:textId="370C9189" w:rsidR="00AB75D1" w:rsidRDefault="00AB75D1" w:rsidP="00A918B5">
      <w:pPr>
        <w:spacing w:after="0" w:line="480" w:lineRule="auto"/>
        <w:jc w:val="left"/>
        <w:rPr>
          <w:rFonts w:ascii="Times New Roman" w:hAnsi="Times New Roman" w:cs="Times New Roman"/>
          <w:sz w:val="24"/>
          <w:szCs w:val="24"/>
        </w:rPr>
      </w:pPr>
      <w:r w:rsidRPr="00494AD0">
        <w:rPr>
          <w:rFonts w:ascii="Times New Roman" w:hAnsi="Times New Roman" w:cs="Times New Roman"/>
          <w:b/>
          <w:sz w:val="24"/>
        </w:rPr>
        <w:t>Figure</w:t>
      </w:r>
      <w:r>
        <w:rPr>
          <w:rFonts w:ascii="Times New Roman" w:hAnsi="Times New Roman" w:cs="Times New Roman"/>
          <w:b/>
          <w:sz w:val="24"/>
        </w:rPr>
        <w:t xml:space="preserve"> </w:t>
      </w:r>
      <w:r w:rsidR="00DC3CEB" w:rsidRPr="00494AD0">
        <w:rPr>
          <w:rFonts w:ascii="Times New Roman" w:hAnsi="Times New Roman" w:cs="Times New Roman"/>
          <w:b/>
          <w:sz w:val="24"/>
        </w:rPr>
        <w:t>S</w:t>
      </w:r>
      <w:r w:rsidR="00DC3CEB">
        <w:rPr>
          <w:rFonts w:ascii="Times New Roman" w:hAnsi="Times New Roman" w:cs="Times New Roman"/>
          <w:b/>
          <w:sz w:val="24"/>
        </w:rPr>
        <w:t>6</w:t>
      </w:r>
      <w:r w:rsidRPr="00494AD0">
        <w:rPr>
          <w:rFonts w:ascii="Times New Roman" w:hAnsi="Times New Roman" w:cs="Times New Roman"/>
          <w:b/>
          <w:sz w:val="24"/>
        </w:rPr>
        <w:t>.</w:t>
      </w:r>
      <w:r>
        <w:rPr>
          <w:rFonts w:ascii="Times New Roman" w:hAnsi="Times New Roman" w:cs="Times New Roman"/>
          <w:b/>
          <w:sz w:val="24"/>
        </w:rPr>
        <w:t xml:space="preserve"> </w:t>
      </w:r>
      <w:r w:rsidRPr="00EE76DE">
        <w:rPr>
          <w:rFonts w:ascii="Times New Roman" w:hAnsi="Times New Roman" w:cs="Times New Roman"/>
          <w:sz w:val="24"/>
          <w:szCs w:val="24"/>
        </w:rPr>
        <w:t>Bar plots of root mean square erro</w:t>
      </w:r>
      <w:r w:rsidR="00D054AF">
        <w:rPr>
          <w:rFonts w:ascii="Times New Roman" w:hAnsi="Times New Roman" w:cs="Times New Roman"/>
          <w:sz w:val="24"/>
          <w:szCs w:val="24"/>
        </w:rPr>
        <w:t>r</w:t>
      </w:r>
      <w:r w:rsidR="00FF42CE">
        <w:rPr>
          <w:rFonts w:ascii="Times New Roman" w:hAnsi="Times New Roman" w:cs="Times New Roman"/>
          <w:sz w:val="24"/>
          <w:szCs w:val="24"/>
        </w:rPr>
        <w:t>, average standard error, and coverage probability of health effect estimates</w:t>
      </w:r>
      <w:r>
        <w:rPr>
          <w:rFonts w:ascii="Times New Roman" w:hAnsi="Times New Roman" w:cs="Times New Roman"/>
          <w:sz w:val="24"/>
          <w:szCs w:val="24"/>
        </w:rPr>
        <w:t>…………………………………</w:t>
      </w:r>
      <w:r w:rsidR="00471E51">
        <w:rPr>
          <w:rFonts w:ascii="Times New Roman" w:hAnsi="Times New Roman" w:cs="Times New Roman"/>
          <w:sz w:val="24"/>
          <w:szCs w:val="24"/>
        </w:rPr>
        <w:t>………..</w:t>
      </w:r>
      <w:r>
        <w:rPr>
          <w:rFonts w:ascii="Times New Roman" w:hAnsi="Times New Roman" w:cs="Times New Roman"/>
          <w:sz w:val="24"/>
          <w:szCs w:val="24"/>
        </w:rPr>
        <w:t>…………...</w:t>
      </w:r>
      <w:r w:rsidR="00471E51">
        <w:rPr>
          <w:rFonts w:ascii="Times New Roman" w:hAnsi="Times New Roman" w:cs="Times New Roman"/>
          <w:sz w:val="24"/>
          <w:szCs w:val="24"/>
        </w:rPr>
        <w:t>1</w:t>
      </w:r>
      <w:r w:rsidR="00DC3CEB">
        <w:rPr>
          <w:rFonts w:ascii="Times New Roman" w:hAnsi="Times New Roman" w:cs="Times New Roman"/>
          <w:sz w:val="24"/>
          <w:szCs w:val="24"/>
        </w:rPr>
        <w:t>4</w:t>
      </w:r>
    </w:p>
    <w:p w14:paraId="06D6DDE7" w14:textId="56C55F2E" w:rsidR="00E1693E" w:rsidRDefault="00E1693E" w:rsidP="00A918B5">
      <w:pPr>
        <w:spacing w:after="0" w:line="480" w:lineRule="auto"/>
        <w:jc w:val="left"/>
        <w:rPr>
          <w:rFonts w:ascii="Times New Roman" w:hAnsi="Times New Roman" w:cs="Times New Roman"/>
          <w:sz w:val="24"/>
          <w:szCs w:val="24"/>
        </w:rPr>
      </w:pPr>
      <w:r w:rsidRPr="00EE76DE">
        <w:rPr>
          <w:rFonts w:ascii="Times New Roman" w:hAnsi="Times New Roman" w:cs="Times New Roman"/>
          <w:b/>
          <w:sz w:val="24"/>
          <w:szCs w:val="24"/>
        </w:rPr>
        <w:t>Figure</w:t>
      </w:r>
      <w:r>
        <w:rPr>
          <w:rFonts w:ascii="Times New Roman" w:hAnsi="Times New Roman" w:cs="Times New Roman"/>
          <w:b/>
          <w:sz w:val="24"/>
          <w:szCs w:val="24"/>
        </w:rPr>
        <w:t xml:space="preserve"> </w:t>
      </w:r>
      <w:r w:rsidR="00DC3CEB" w:rsidRPr="00EE76DE">
        <w:rPr>
          <w:rFonts w:ascii="Times New Roman" w:hAnsi="Times New Roman" w:cs="Times New Roman"/>
          <w:b/>
          <w:sz w:val="24"/>
          <w:szCs w:val="24"/>
        </w:rPr>
        <w:t>S</w:t>
      </w:r>
      <w:r w:rsidR="00DC3CEB">
        <w:rPr>
          <w:rFonts w:ascii="Times New Roman" w:hAnsi="Times New Roman" w:cs="Times New Roman"/>
          <w:b/>
          <w:sz w:val="24"/>
          <w:szCs w:val="24"/>
        </w:rPr>
        <w:t>7</w:t>
      </w:r>
      <w:r>
        <w:rPr>
          <w:rFonts w:ascii="Times New Roman" w:hAnsi="Times New Roman" w:cs="Times New Roman"/>
          <w:b/>
          <w:sz w:val="24"/>
          <w:szCs w:val="24"/>
        </w:rPr>
        <w:t>.</w:t>
      </w:r>
      <w:r w:rsidRPr="00EE76DE">
        <w:rPr>
          <w:rFonts w:ascii="Times New Roman" w:hAnsi="Times New Roman" w:cs="Times New Roman"/>
          <w:sz w:val="24"/>
          <w:szCs w:val="24"/>
        </w:rPr>
        <w:t xml:space="preserve"> </w:t>
      </w:r>
      <w:r w:rsidR="00FF42CE">
        <w:rPr>
          <w:rFonts w:ascii="Times New Roman" w:hAnsi="Times New Roman" w:cs="Times New Roman"/>
          <w:sz w:val="24"/>
          <w:szCs w:val="24"/>
        </w:rPr>
        <w:t>Bar plots of t</w:t>
      </w:r>
      <w:r w:rsidRPr="00EE76DE">
        <w:rPr>
          <w:rFonts w:ascii="Times New Roman" w:hAnsi="Times New Roman" w:cs="Times New Roman"/>
          <w:sz w:val="24"/>
          <w:szCs w:val="24"/>
        </w:rPr>
        <w:t xml:space="preserve">rue-positive rate </w:t>
      </w:r>
      <w:r w:rsidR="00FF42CE">
        <w:rPr>
          <w:rFonts w:ascii="Times New Roman" w:hAnsi="Times New Roman" w:cs="Times New Roman"/>
          <w:sz w:val="24"/>
          <w:szCs w:val="24"/>
        </w:rPr>
        <w:t>of</w:t>
      </w:r>
      <w:r w:rsidRPr="00EE76DE">
        <w:rPr>
          <w:rFonts w:ascii="Times New Roman" w:hAnsi="Times New Roman" w:cs="Times New Roman"/>
          <w:sz w:val="24"/>
          <w:szCs w:val="24"/>
        </w:rPr>
        <w:t xml:space="preserve"> </w:t>
      </w:r>
      <w:r w:rsidR="00FF42CE">
        <w:rPr>
          <w:rFonts w:ascii="Times New Roman" w:hAnsi="Times New Roman" w:cs="Times New Roman"/>
          <w:sz w:val="24"/>
          <w:szCs w:val="24"/>
        </w:rPr>
        <w:t xml:space="preserve">health </w:t>
      </w:r>
      <w:r w:rsidRPr="00EE76DE">
        <w:rPr>
          <w:rFonts w:ascii="Times New Roman" w:hAnsi="Times New Roman" w:cs="Times New Roman"/>
          <w:sz w:val="24"/>
          <w:szCs w:val="24"/>
        </w:rPr>
        <w:t xml:space="preserve">effect </w:t>
      </w:r>
      <w:r>
        <w:rPr>
          <w:rFonts w:ascii="Times New Roman" w:hAnsi="Times New Roman" w:cs="Times New Roman"/>
          <w:sz w:val="24"/>
          <w:szCs w:val="24"/>
        </w:rPr>
        <w:t>estimates………………………1</w:t>
      </w:r>
      <w:r w:rsidR="00DC3CEB">
        <w:rPr>
          <w:rFonts w:ascii="Times New Roman" w:hAnsi="Times New Roman" w:cs="Times New Roman"/>
          <w:sz w:val="24"/>
          <w:szCs w:val="24"/>
        </w:rPr>
        <w:t>5</w:t>
      </w:r>
    </w:p>
    <w:p w14:paraId="3CC8374E" w14:textId="17C117D6" w:rsidR="008502FF" w:rsidRPr="00760983" w:rsidRDefault="00E1693E" w:rsidP="0079075E">
      <w:pPr>
        <w:pStyle w:val="af"/>
        <w:shd w:val="clear" w:color="auto" w:fill="FFFFFF"/>
        <w:spacing w:line="480" w:lineRule="auto"/>
        <w:jc w:val="left"/>
        <w:rPr>
          <w:rFonts w:ascii="Times New Roman" w:hAnsi="Times New Roman" w:cs="Times New Roman"/>
          <w:sz w:val="24"/>
          <w:szCs w:val="24"/>
        </w:rPr>
      </w:pPr>
      <w:r w:rsidRPr="00E00580">
        <w:rPr>
          <w:rFonts w:ascii="Times New Roman" w:eastAsia="맑은 고딕" w:hAnsi="Times New Roman" w:cs="Times New Roman" w:hint="eastAsia"/>
          <w:b/>
          <w:sz w:val="24"/>
          <w:szCs w:val="24"/>
          <w:lang w:val="en-GB"/>
        </w:rPr>
        <w:t>F</w:t>
      </w:r>
      <w:r w:rsidRPr="00E00580">
        <w:rPr>
          <w:rFonts w:ascii="Times New Roman" w:eastAsia="맑은 고딕" w:hAnsi="Times New Roman" w:cs="Times New Roman"/>
          <w:b/>
          <w:sz w:val="24"/>
          <w:szCs w:val="24"/>
          <w:lang w:val="en-GB"/>
        </w:rPr>
        <w:t xml:space="preserve">igure </w:t>
      </w:r>
      <w:r w:rsidR="00DC3CEB" w:rsidRPr="00E00580">
        <w:rPr>
          <w:rFonts w:ascii="Times New Roman" w:eastAsia="맑은 고딕" w:hAnsi="Times New Roman" w:cs="Times New Roman"/>
          <w:b/>
          <w:sz w:val="24"/>
          <w:szCs w:val="24"/>
          <w:lang w:val="en-GB"/>
        </w:rPr>
        <w:t>S</w:t>
      </w:r>
      <w:r w:rsidR="00DC3CEB">
        <w:rPr>
          <w:rFonts w:ascii="Times New Roman" w:eastAsia="맑은 고딕" w:hAnsi="Times New Roman" w:cs="Times New Roman"/>
          <w:b/>
          <w:sz w:val="24"/>
          <w:szCs w:val="24"/>
          <w:lang w:val="en-GB"/>
        </w:rPr>
        <w:t>8</w:t>
      </w:r>
      <w:r w:rsidRPr="00E00580">
        <w:rPr>
          <w:rFonts w:ascii="Times New Roman" w:eastAsia="맑은 고딕" w:hAnsi="Times New Roman" w:cs="Times New Roman"/>
          <w:b/>
          <w:sz w:val="24"/>
          <w:szCs w:val="24"/>
          <w:lang w:val="en-GB"/>
        </w:rPr>
        <w:t>.</w:t>
      </w:r>
      <w:r w:rsidRPr="00C3188E">
        <w:rPr>
          <w:rFonts w:ascii="Times New Roman" w:hAnsi="Times New Roman" w:cs="Times New Roman"/>
          <w:sz w:val="24"/>
          <w:szCs w:val="24"/>
        </w:rPr>
        <w:t xml:space="preserve"> </w:t>
      </w:r>
      <w:r>
        <w:rPr>
          <w:rFonts w:ascii="Times New Roman" w:hAnsi="Times New Roman" w:cs="Times New Roman"/>
          <w:sz w:val="24"/>
          <w:szCs w:val="24"/>
        </w:rPr>
        <w:t>M</w:t>
      </w:r>
      <w:r w:rsidRPr="00EE76DE">
        <w:rPr>
          <w:rFonts w:ascii="Times New Roman" w:hAnsi="Times New Roman" w:cs="Times New Roman"/>
          <w:sz w:val="24"/>
          <w:szCs w:val="24"/>
        </w:rPr>
        <w:t>ap</w:t>
      </w:r>
      <w:r>
        <w:rPr>
          <w:rFonts w:ascii="Times New Roman" w:hAnsi="Times New Roman" w:cs="Times New Roman"/>
          <w:sz w:val="24"/>
          <w:szCs w:val="24"/>
        </w:rPr>
        <w:t>s</w:t>
      </w:r>
      <w:r w:rsidRPr="00EE76DE">
        <w:rPr>
          <w:rFonts w:ascii="Times New Roman" w:hAnsi="Times New Roman" w:cs="Times New Roman"/>
          <w:sz w:val="24"/>
          <w:szCs w:val="24"/>
        </w:rPr>
        <w:t xml:space="preserve"> of </w:t>
      </w:r>
      <w:r>
        <w:rPr>
          <w:rFonts w:ascii="Times New Roman" w:hAnsi="Times New Roman" w:cs="Times New Roman"/>
          <w:sz w:val="24"/>
          <w:szCs w:val="24"/>
        </w:rPr>
        <w:t>South Kore</w:t>
      </w:r>
      <w:r w:rsidR="0079075E">
        <w:rPr>
          <w:rFonts w:ascii="Times New Roman" w:hAnsi="Times New Roman" w:cs="Times New Roman"/>
          <w:sz w:val="24"/>
          <w:szCs w:val="24"/>
        </w:rPr>
        <w:t>a</w:t>
      </w:r>
      <w:r>
        <w:rPr>
          <w:rFonts w:ascii="Times New Roman" w:hAnsi="Times New Roman" w:cs="Times New Roman"/>
          <w:sz w:val="24"/>
          <w:szCs w:val="24"/>
        </w:rPr>
        <w:t xml:space="preserve"> and </w:t>
      </w:r>
      <w:r w:rsidRPr="00EE76DE">
        <w:rPr>
          <w:rFonts w:ascii="Times New Roman" w:hAnsi="Times New Roman" w:cs="Times New Roman"/>
          <w:sz w:val="24"/>
          <w:szCs w:val="24"/>
        </w:rPr>
        <w:t>Seoul</w:t>
      </w:r>
      <w:r>
        <w:rPr>
          <w:rFonts w:ascii="Times New Roman" w:hAnsi="Times New Roman" w:cs="Times New Roman"/>
          <w:sz w:val="24"/>
          <w:szCs w:val="24"/>
        </w:rPr>
        <w:t>, the Capital of</w:t>
      </w:r>
      <w:r w:rsidRPr="00EE76DE">
        <w:rPr>
          <w:rFonts w:ascii="Times New Roman" w:hAnsi="Times New Roman" w:cs="Times New Roman"/>
          <w:sz w:val="24"/>
          <w:szCs w:val="24"/>
        </w:rPr>
        <w:t xml:space="preserve"> South Korea</w:t>
      </w:r>
      <w:r>
        <w:rPr>
          <w:rFonts w:ascii="Times New Roman" w:hAnsi="Times New Roman" w:cs="Times New Roman"/>
          <w:sz w:val="24"/>
          <w:szCs w:val="24"/>
        </w:rPr>
        <w:t>………………….1</w:t>
      </w:r>
      <w:r w:rsidR="00DC3CEB">
        <w:rPr>
          <w:rFonts w:ascii="Times New Roman" w:hAnsi="Times New Roman" w:cs="Times New Roman"/>
          <w:sz w:val="24"/>
          <w:szCs w:val="24"/>
        </w:rPr>
        <w:t>6</w:t>
      </w:r>
    </w:p>
    <w:p w14:paraId="494F0382" w14:textId="629C4626" w:rsidR="00D50B25" w:rsidRPr="0086249C" w:rsidRDefault="0086249C" w:rsidP="0079075E">
      <w:pPr>
        <w:pStyle w:val="af"/>
        <w:shd w:val="clear" w:color="auto" w:fill="FFFFFF"/>
        <w:spacing w:line="480" w:lineRule="auto"/>
        <w:jc w:val="left"/>
        <w:rPr>
          <w:rFonts w:ascii="Times New Roman" w:hAnsi="Times New Roman" w:cs="Times New Roman"/>
          <w:b/>
          <w:sz w:val="24"/>
          <w:szCs w:val="24"/>
        </w:rPr>
      </w:pPr>
      <w:r w:rsidRPr="0086249C">
        <w:rPr>
          <w:rFonts w:ascii="Times New Roman" w:hAnsi="Times New Roman" w:cs="Times New Roman" w:hint="eastAsia"/>
          <w:b/>
          <w:sz w:val="24"/>
          <w:szCs w:val="24"/>
        </w:rPr>
        <w:t>List of Tables</w:t>
      </w:r>
    </w:p>
    <w:p w14:paraId="727856E6" w14:textId="39A9C569" w:rsidR="00B770B3" w:rsidRDefault="00B770B3" w:rsidP="0079075E">
      <w:pPr>
        <w:pStyle w:val="af"/>
        <w:shd w:val="clear" w:color="auto" w:fill="FFFFFF"/>
        <w:spacing w:line="480" w:lineRule="auto"/>
        <w:jc w:val="left"/>
        <w:rPr>
          <w:rFonts w:ascii="Times New Roman" w:hAnsi="Times New Roman" w:cs="Times New Roman"/>
          <w:sz w:val="24"/>
          <w:szCs w:val="24"/>
        </w:rPr>
      </w:pPr>
      <w:r w:rsidRPr="005F2AFF">
        <w:rPr>
          <w:rFonts w:ascii="Times New Roman" w:eastAsia="맑은 고딕" w:hAnsi="Times New Roman" w:cs="Times New Roman"/>
          <w:b/>
          <w:sz w:val="24"/>
          <w:szCs w:val="24"/>
          <w:lang w:val="en-GB"/>
        </w:rPr>
        <w:t>Table S</w:t>
      </w:r>
      <w:r w:rsidR="00BB6463">
        <w:rPr>
          <w:rFonts w:ascii="Times New Roman" w:eastAsia="맑은 고딕" w:hAnsi="Times New Roman" w:cs="Times New Roman"/>
          <w:b/>
          <w:sz w:val="24"/>
          <w:szCs w:val="24"/>
          <w:lang w:val="en-GB"/>
        </w:rPr>
        <w:t>1</w:t>
      </w:r>
      <w:r w:rsidRPr="005F2AFF">
        <w:rPr>
          <w:rFonts w:ascii="Times New Roman" w:eastAsia="맑은 고딕" w:hAnsi="Times New Roman" w:cs="Times New Roman"/>
          <w:b/>
          <w:sz w:val="24"/>
          <w:szCs w:val="24"/>
          <w:lang w:val="en-GB"/>
        </w:rPr>
        <w:t>.</w:t>
      </w:r>
      <w:r w:rsidRPr="00081636">
        <w:rPr>
          <w:rFonts w:ascii="Times New Roman" w:eastAsia="맑은 고딕" w:hAnsi="Times New Roman" w:cs="Times New Roman"/>
          <w:sz w:val="24"/>
          <w:szCs w:val="24"/>
          <w:lang w:val="en-GB"/>
        </w:rPr>
        <w:t xml:space="preserve"> </w:t>
      </w:r>
      <w:r w:rsidRPr="003F3DD1">
        <w:rPr>
          <w:rFonts w:ascii="Times New Roman" w:eastAsia="맑은 고딕" w:hAnsi="Times New Roman" w:cs="Times New Roman"/>
          <w:sz w:val="24"/>
          <w:szCs w:val="24"/>
          <w:lang w:val="en-GB"/>
        </w:rPr>
        <w:t>Mean and standard deviation of true and predicted PM</w:t>
      </w:r>
      <w:r w:rsidRPr="003F3DD1">
        <w:rPr>
          <w:rFonts w:ascii="Times New Roman" w:eastAsia="맑은 고딕" w:hAnsi="Times New Roman" w:cs="Times New Roman"/>
          <w:sz w:val="24"/>
          <w:szCs w:val="24"/>
          <w:vertAlign w:val="subscript"/>
          <w:lang w:val="en-GB"/>
        </w:rPr>
        <w:t>10</w:t>
      </w:r>
      <w:r>
        <w:rPr>
          <w:rFonts w:ascii="Times New Roman" w:hAnsi="Times New Roman" w:cs="Times New Roman"/>
          <w:sz w:val="24"/>
          <w:szCs w:val="24"/>
        </w:rPr>
        <w:t>………………………...1</w:t>
      </w:r>
      <w:r w:rsidR="00DC3CEB">
        <w:rPr>
          <w:rFonts w:ascii="Times New Roman" w:hAnsi="Times New Roman" w:cs="Times New Roman"/>
          <w:sz w:val="24"/>
          <w:szCs w:val="24"/>
        </w:rPr>
        <w:t>7</w:t>
      </w:r>
    </w:p>
    <w:p w14:paraId="58614FE9" w14:textId="6CF7651E" w:rsidR="00D50B25" w:rsidRPr="00B770B3" w:rsidRDefault="00D94AF7" w:rsidP="0079075E">
      <w:pPr>
        <w:pStyle w:val="af"/>
        <w:shd w:val="clear" w:color="auto" w:fill="FFFFFF"/>
        <w:spacing w:line="480" w:lineRule="auto"/>
        <w:jc w:val="left"/>
        <w:rPr>
          <w:rFonts w:ascii="Times New Roman" w:hAnsi="Times New Roman" w:cs="Times New Roman"/>
          <w:sz w:val="24"/>
          <w:szCs w:val="24"/>
        </w:rPr>
      </w:pPr>
      <w:r w:rsidRPr="00081636">
        <w:rPr>
          <w:rFonts w:ascii="Times New Roman" w:hAnsi="Times New Roman" w:cs="Times New Roman"/>
          <w:b/>
          <w:sz w:val="24"/>
          <w:szCs w:val="24"/>
        </w:rPr>
        <w:t>Table S</w:t>
      </w:r>
      <w:r w:rsidR="00BB6463">
        <w:rPr>
          <w:rFonts w:ascii="Times New Roman" w:hAnsi="Times New Roman" w:cs="Times New Roman"/>
          <w:b/>
          <w:sz w:val="24"/>
          <w:szCs w:val="24"/>
        </w:rPr>
        <w:t>2</w:t>
      </w:r>
      <w:r w:rsidRPr="00081636">
        <w:rPr>
          <w:rFonts w:ascii="Times New Roman" w:hAnsi="Times New Roman" w:cs="Times New Roman"/>
          <w:b/>
          <w:sz w:val="24"/>
          <w:szCs w:val="24"/>
        </w:rPr>
        <w:t>.</w:t>
      </w:r>
      <w:r>
        <w:rPr>
          <w:rFonts w:ascii="Times New Roman" w:hAnsi="Times New Roman" w:cs="Times New Roman"/>
          <w:sz w:val="24"/>
          <w:szCs w:val="24"/>
        </w:rPr>
        <w:t xml:space="preserve"> Correlation and r</w:t>
      </w:r>
      <w:r w:rsidRPr="00081636">
        <w:rPr>
          <w:rFonts w:ascii="Times New Roman" w:hAnsi="Times New Roman" w:cs="Times New Roman"/>
          <w:sz w:val="24"/>
          <w:szCs w:val="24"/>
        </w:rPr>
        <w:t xml:space="preserve">egression </w:t>
      </w:r>
      <w:r>
        <w:rPr>
          <w:rFonts w:ascii="Times New Roman" w:hAnsi="Times New Roman" w:cs="Times New Roman"/>
          <w:sz w:val="24"/>
          <w:szCs w:val="24"/>
        </w:rPr>
        <w:t xml:space="preserve">coefficients of true and predicted </w:t>
      </w:r>
      <w:r w:rsidRPr="00A5667A">
        <w:rPr>
          <w:rFonts w:ascii="Times New Roman" w:hAnsi="Times New Roman" w:cs="Times New Roman"/>
          <w:sz w:val="24"/>
          <w:szCs w:val="24"/>
        </w:rPr>
        <w:t>PM</w:t>
      </w:r>
      <w:r w:rsidRPr="008C115F">
        <w:rPr>
          <w:rFonts w:ascii="Times New Roman" w:hAnsi="Times New Roman" w:cs="Times New Roman"/>
          <w:sz w:val="24"/>
          <w:szCs w:val="24"/>
          <w:vertAlign w:val="subscript"/>
        </w:rPr>
        <w:t>10</w:t>
      </w:r>
      <w:r>
        <w:rPr>
          <w:rFonts w:ascii="Times New Roman" w:hAnsi="Times New Roman" w:cs="Times New Roman"/>
          <w:sz w:val="24"/>
          <w:szCs w:val="24"/>
          <w:vertAlign w:val="subscript"/>
        </w:rPr>
        <w:t xml:space="preserve"> </w:t>
      </w:r>
      <w:r w:rsidR="00B770B3">
        <w:rPr>
          <w:rFonts w:ascii="Times New Roman" w:hAnsi="Times New Roman" w:cs="Times New Roman"/>
          <w:sz w:val="24"/>
          <w:szCs w:val="24"/>
        </w:rPr>
        <w:t>…...1</w:t>
      </w:r>
      <w:r w:rsidR="00DC3CEB">
        <w:rPr>
          <w:rFonts w:ascii="Times New Roman" w:hAnsi="Times New Roman" w:cs="Times New Roman"/>
          <w:sz w:val="24"/>
          <w:szCs w:val="24"/>
        </w:rPr>
        <w:t>9</w:t>
      </w:r>
    </w:p>
    <w:p w14:paraId="7B466A84" w14:textId="7AA70925" w:rsidR="00B770B3" w:rsidRPr="00B770B3" w:rsidRDefault="00D94AF7" w:rsidP="0079075E">
      <w:pPr>
        <w:pStyle w:val="af"/>
        <w:shd w:val="clear" w:color="auto" w:fill="FFFFFF"/>
        <w:spacing w:line="480" w:lineRule="auto"/>
        <w:jc w:val="left"/>
        <w:rPr>
          <w:rFonts w:ascii="Times New Roman" w:hAnsi="Times New Roman" w:cs="Times New Roman"/>
          <w:sz w:val="24"/>
          <w:szCs w:val="24"/>
        </w:rPr>
      </w:pPr>
      <w:r w:rsidRPr="00947E91">
        <w:rPr>
          <w:rFonts w:ascii="Times New Roman" w:hAnsi="Times New Roman" w:cs="Times New Roman"/>
          <w:b/>
          <w:sz w:val="24"/>
          <w:szCs w:val="24"/>
        </w:rPr>
        <w:t>Table S</w:t>
      </w:r>
      <w:r w:rsidR="00BB6463">
        <w:rPr>
          <w:rFonts w:ascii="Times New Roman" w:hAnsi="Times New Roman" w:cs="Times New Roman"/>
          <w:b/>
          <w:sz w:val="24"/>
          <w:szCs w:val="24"/>
        </w:rPr>
        <w:t>3</w:t>
      </w:r>
      <w:r w:rsidRPr="00947E91">
        <w:rPr>
          <w:rFonts w:ascii="Times New Roman" w:hAnsi="Times New Roman" w:cs="Times New Roman"/>
          <w:b/>
          <w:sz w:val="24"/>
          <w:szCs w:val="24"/>
        </w:rPr>
        <w:t>.</w:t>
      </w:r>
      <w:r w:rsidRPr="00947E91">
        <w:rPr>
          <w:rFonts w:ascii="Times New Roman" w:hAnsi="Times New Roman" w:cs="Times New Roman"/>
          <w:sz w:val="24"/>
          <w:szCs w:val="24"/>
        </w:rPr>
        <w:t xml:space="preserve"> Properties of </w:t>
      </w:r>
      <w:r>
        <w:rPr>
          <w:rFonts w:ascii="Times New Roman" w:hAnsi="Times New Roman" w:cs="Times New Roman"/>
          <w:sz w:val="24"/>
          <w:szCs w:val="24"/>
        </w:rPr>
        <w:t xml:space="preserve">health </w:t>
      </w:r>
      <w:r w:rsidRPr="00947E91">
        <w:rPr>
          <w:rFonts w:ascii="Times New Roman" w:hAnsi="Times New Roman" w:cs="Times New Roman"/>
          <w:sz w:val="24"/>
          <w:szCs w:val="24"/>
        </w:rPr>
        <w:t>effect estimates of true and predicted</w:t>
      </w:r>
      <w:r>
        <w:rPr>
          <w:rFonts w:ascii="Times New Roman" w:hAnsi="Times New Roman" w:cs="Times New Roman"/>
          <w:sz w:val="24"/>
          <w:szCs w:val="24"/>
        </w:rPr>
        <w:t xml:space="preserve"> </w:t>
      </w:r>
      <w:r w:rsidRPr="00947E91">
        <w:rPr>
          <w:rFonts w:ascii="Times New Roman" w:hAnsi="Times New Roman" w:cs="Times New Roman"/>
          <w:sz w:val="24"/>
          <w:szCs w:val="24"/>
        </w:rPr>
        <w:t>PM</w:t>
      </w:r>
      <w:r w:rsidRPr="00947E91">
        <w:rPr>
          <w:rFonts w:ascii="Times New Roman" w:hAnsi="Times New Roman" w:cs="Times New Roman"/>
          <w:sz w:val="24"/>
          <w:szCs w:val="24"/>
          <w:vertAlign w:val="subscript"/>
        </w:rPr>
        <w:t>10</w:t>
      </w:r>
      <w:r w:rsidRPr="00947E91">
        <w:rPr>
          <w:rFonts w:ascii="Times New Roman" w:hAnsi="Times New Roman" w:cs="Times New Roman"/>
          <w:sz w:val="24"/>
          <w:szCs w:val="24"/>
        </w:rPr>
        <w:t xml:space="preserve"> </w:t>
      </w:r>
      <w:r>
        <w:rPr>
          <w:rFonts w:ascii="Times New Roman" w:hAnsi="Times New Roman" w:cs="Times New Roman"/>
          <w:sz w:val="24"/>
          <w:szCs w:val="24"/>
        </w:rPr>
        <w:t xml:space="preserve">(ES1-ES4) </w:t>
      </w:r>
      <w:r w:rsidR="00B770B3">
        <w:rPr>
          <w:rFonts w:ascii="Times New Roman" w:hAnsi="Times New Roman" w:cs="Times New Roman"/>
          <w:sz w:val="24"/>
          <w:szCs w:val="24"/>
        </w:rPr>
        <w:t>…...</w:t>
      </w:r>
      <w:r>
        <w:rPr>
          <w:rFonts w:ascii="Times New Roman" w:hAnsi="Times New Roman" w:cs="Times New Roman"/>
          <w:sz w:val="24"/>
          <w:szCs w:val="24"/>
        </w:rPr>
        <w:t>2</w:t>
      </w:r>
      <w:r w:rsidR="00DC3CEB">
        <w:rPr>
          <w:rFonts w:ascii="Times New Roman" w:hAnsi="Times New Roman" w:cs="Times New Roman"/>
          <w:sz w:val="24"/>
          <w:szCs w:val="24"/>
        </w:rPr>
        <w:t>2</w:t>
      </w:r>
    </w:p>
    <w:p w14:paraId="2CE8BE1C" w14:textId="2E807F27" w:rsidR="0086249C" w:rsidRPr="00B770B3" w:rsidRDefault="00D94AF7" w:rsidP="0079075E">
      <w:pPr>
        <w:pStyle w:val="af"/>
        <w:shd w:val="clear" w:color="auto" w:fill="FFFFFF"/>
        <w:spacing w:line="480" w:lineRule="auto"/>
        <w:jc w:val="left"/>
        <w:rPr>
          <w:rFonts w:ascii="Times New Roman" w:hAnsi="Times New Roman" w:cs="Times New Roman"/>
          <w:sz w:val="24"/>
          <w:szCs w:val="24"/>
        </w:rPr>
      </w:pPr>
      <w:r w:rsidRPr="00947E91">
        <w:rPr>
          <w:rFonts w:ascii="Times New Roman" w:hAnsi="Times New Roman" w:cs="Times New Roman"/>
          <w:b/>
          <w:sz w:val="24"/>
          <w:szCs w:val="24"/>
        </w:rPr>
        <w:t>Table S</w:t>
      </w:r>
      <w:r w:rsidR="00BB6463">
        <w:rPr>
          <w:rFonts w:ascii="Times New Roman" w:hAnsi="Times New Roman" w:cs="Times New Roman"/>
          <w:b/>
          <w:sz w:val="24"/>
          <w:szCs w:val="24"/>
        </w:rPr>
        <w:t>4</w:t>
      </w:r>
      <w:r w:rsidRPr="00947E91">
        <w:rPr>
          <w:rFonts w:ascii="Times New Roman" w:hAnsi="Times New Roman" w:cs="Times New Roman"/>
          <w:b/>
          <w:sz w:val="24"/>
          <w:szCs w:val="24"/>
        </w:rPr>
        <w:t>.</w:t>
      </w:r>
      <w:r w:rsidRPr="00947E91">
        <w:rPr>
          <w:rFonts w:ascii="Times New Roman" w:hAnsi="Times New Roman" w:cs="Times New Roman"/>
          <w:sz w:val="24"/>
          <w:szCs w:val="24"/>
        </w:rPr>
        <w:t xml:space="preserve"> Properties of </w:t>
      </w:r>
      <w:r>
        <w:rPr>
          <w:rFonts w:ascii="Times New Roman" w:hAnsi="Times New Roman" w:cs="Times New Roman"/>
          <w:sz w:val="24"/>
          <w:szCs w:val="24"/>
        </w:rPr>
        <w:t xml:space="preserve">health </w:t>
      </w:r>
      <w:r w:rsidRPr="00947E91">
        <w:rPr>
          <w:rFonts w:ascii="Times New Roman" w:hAnsi="Times New Roman" w:cs="Times New Roman"/>
          <w:sz w:val="24"/>
          <w:szCs w:val="24"/>
        </w:rPr>
        <w:t>effect estimates of true and predicted</w:t>
      </w:r>
      <w:r>
        <w:rPr>
          <w:rFonts w:ascii="Times New Roman" w:hAnsi="Times New Roman" w:cs="Times New Roman"/>
          <w:sz w:val="24"/>
          <w:szCs w:val="24"/>
        </w:rPr>
        <w:t xml:space="preserve"> </w:t>
      </w:r>
      <w:r w:rsidRPr="00947E91">
        <w:rPr>
          <w:rFonts w:ascii="Times New Roman" w:hAnsi="Times New Roman" w:cs="Times New Roman"/>
          <w:sz w:val="24"/>
          <w:szCs w:val="24"/>
        </w:rPr>
        <w:t>PM</w:t>
      </w:r>
      <w:r w:rsidRPr="00947E91">
        <w:rPr>
          <w:rFonts w:ascii="Times New Roman" w:hAnsi="Times New Roman" w:cs="Times New Roman"/>
          <w:sz w:val="24"/>
          <w:szCs w:val="24"/>
          <w:vertAlign w:val="subscript"/>
        </w:rPr>
        <w:t>10</w:t>
      </w:r>
      <w:r w:rsidRPr="00947E91">
        <w:rPr>
          <w:rFonts w:ascii="Times New Roman" w:hAnsi="Times New Roman" w:cs="Times New Roman"/>
          <w:sz w:val="24"/>
          <w:szCs w:val="24"/>
        </w:rPr>
        <w:t xml:space="preserve"> </w:t>
      </w:r>
      <w:r>
        <w:rPr>
          <w:rFonts w:ascii="Times New Roman" w:hAnsi="Times New Roman" w:cs="Times New Roman"/>
          <w:sz w:val="24"/>
          <w:szCs w:val="24"/>
        </w:rPr>
        <w:t>(ES5-ES8)</w:t>
      </w:r>
      <w:r w:rsidR="00B770B3">
        <w:rPr>
          <w:rFonts w:ascii="Times New Roman" w:hAnsi="Times New Roman" w:cs="Times New Roman"/>
          <w:sz w:val="24"/>
          <w:szCs w:val="24"/>
        </w:rPr>
        <w:t>........</w:t>
      </w:r>
      <w:r>
        <w:rPr>
          <w:rFonts w:ascii="Times New Roman" w:hAnsi="Times New Roman" w:cs="Times New Roman"/>
          <w:sz w:val="24"/>
          <w:szCs w:val="24"/>
        </w:rPr>
        <w:t>2</w:t>
      </w:r>
      <w:r w:rsidR="00DC3CEB">
        <w:rPr>
          <w:rFonts w:ascii="Times New Roman" w:hAnsi="Times New Roman" w:cs="Times New Roman"/>
          <w:sz w:val="24"/>
          <w:szCs w:val="24"/>
        </w:rPr>
        <w:t>4</w:t>
      </w:r>
    </w:p>
    <w:p w14:paraId="0FE7774E" w14:textId="77777777" w:rsidR="00AC59BE" w:rsidRDefault="00AC59BE" w:rsidP="00716C6E">
      <w:pPr>
        <w:pStyle w:val="af"/>
        <w:shd w:val="clear" w:color="auto" w:fill="FFFFFF"/>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371C1199" w14:textId="4C66B722" w:rsidR="00716C6E" w:rsidRDefault="00B37023" w:rsidP="00716C6E">
      <w:pPr>
        <w:pStyle w:val="af"/>
        <w:shd w:val="clear" w:color="auto" w:fill="FFFFFF"/>
        <w:spacing w:line="480" w:lineRule="auto"/>
        <w:rPr>
          <w:rFonts w:ascii="Times New Roman" w:hAnsi="Times New Roman" w:cs="Times New Roman"/>
          <w:b/>
          <w:sz w:val="24"/>
          <w:szCs w:val="24"/>
        </w:rPr>
      </w:pPr>
      <w:commentRangeStart w:id="0"/>
      <w:r>
        <w:rPr>
          <w:rFonts w:ascii="Times New Roman" w:hAnsi="Times New Roman" w:cs="Times New Roman"/>
          <w:b/>
          <w:sz w:val="24"/>
          <w:szCs w:val="24"/>
        </w:rPr>
        <w:lastRenderedPageBreak/>
        <w:t xml:space="preserve">Details </w:t>
      </w:r>
      <w:r w:rsidR="0079075E">
        <w:rPr>
          <w:rFonts w:ascii="Times New Roman" w:hAnsi="Times New Roman" w:cs="Times New Roman"/>
          <w:b/>
          <w:sz w:val="24"/>
          <w:szCs w:val="24"/>
        </w:rPr>
        <w:t>of</w:t>
      </w:r>
      <w:r>
        <w:rPr>
          <w:rFonts w:ascii="Times New Roman" w:hAnsi="Times New Roman" w:cs="Times New Roman"/>
          <w:b/>
          <w:sz w:val="24"/>
          <w:szCs w:val="24"/>
        </w:rPr>
        <w:t xml:space="preserve"> simulation </w:t>
      </w:r>
      <w:r w:rsidR="0079075E">
        <w:rPr>
          <w:rFonts w:ascii="Times New Roman" w:hAnsi="Times New Roman" w:cs="Times New Roman"/>
          <w:b/>
          <w:sz w:val="24"/>
          <w:szCs w:val="24"/>
        </w:rPr>
        <w:t>procedure</w:t>
      </w:r>
      <w:commentRangeEnd w:id="0"/>
      <w:r w:rsidR="00D17DA6">
        <w:rPr>
          <w:rStyle w:val="af1"/>
          <w:rFonts w:asciiTheme="minorHAnsi" w:eastAsiaTheme="minorEastAsia" w:hAnsiTheme="minorHAnsi" w:cstheme="minorBidi"/>
          <w:color w:val="auto"/>
          <w:kern w:val="2"/>
        </w:rPr>
        <w:commentReference w:id="0"/>
      </w:r>
    </w:p>
    <w:p w14:paraId="1D414271" w14:textId="7ECB87B4" w:rsidR="00B37023" w:rsidRPr="00B37023" w:rsidRDefault="00B37023" w:rsidP="00B37023">
      <w:pPr>
        <w:spacing w:line="480" w:lineRule="auto"/>
        <w:jc w:val="left"/>
        <w:rPr>
          <w:rFonts w:ascii="Times New Roman" w:eastAsia="맑은 고딕" w:hAnsi="Times New Roman" w:cs="Times New Roman"/>
          <w:sz w:val="24"/>
          <w:szCs w:val="24"/>
          <w:u w:val="single"/>
          <w:lang w:val="en-GB"/>
        </w:rPr>
      </w:pPr>
      <w:r w:rsidRPr="00B37023">
        <w:rPr>
          <w:rFonts w:ascii="Times New Roman" w:eastAsia="맑은 고딕" w:hAnsi="Times New Roman" w:cs="Times New Roman" w:hint="eastAsia"/>
          <w:sz w:val="24"/>
          <w:szCs w:val="24"/>
          <w:u w:val="single"/>
          <w:lang w:val="en-GB"/>
        </w:rPr>
        <w:t xml:space="preserve">Method </w:t>
      </w:r>
      <w:r w:rsidRPr="00B37023">
        <w:rPr>
          <w:rFonts w:ascii="Times New Roman" w:eastAsia="맑은 고딕" w:hAnsi="Times New Roman" w:cs="Times New Roman"/>
          <w:sz w:val="24"/>
          <w:szCs w:val="24"/>
          <w:u w:val="single"/>
          <w:lang w:val="en-GB"/>
        </w:rPr>
        <w:t>Overview</w:t>
      </w:r>
    </w:p>
    <w:p w14:paraId="6B9EA5AA" w14:textId="73C3CBBD" w:rsidR="00B37023" w:rsidRDefault="00B37023" w:rsidP="00B37023">
      <w:pPr>
        <w:spacing w:line="480" w:lineRule="auto"/>
        <w:ind w:firstLine="800"/>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 xml:space="preserve">Our simulation procedure consists of </w:t>
      </w:r>
      <w:commentRangeStart w:id="1"/>
      <w:r>
        <w:rPr>
          <w:rFonts w:ascii="Times New Roman" w:eastAsia="맑은 고딕" w:hAnsi="Times New Roman" w:cs="Times New Roman"/>
          <w:sz w:val="24"/>
          <w:szCs w:val="24"/>
          <w:lang w:val="en-GB"/>
        </w:rPr>
        <w:t xml:space="preserve">three steps. </w:t>
      </w:r>
      <w:commentRangeEnd w:id="1"/>
      <w:r w:rsidR="002C47F5">
        <w:rPr>
          <w:rStyle w:val="af1"/>
        </w:rPr>
        <w:commentReference w:id="1"/>
      </w:r>
      <w:r>
        <w:rPr>
          <w:rFonts w:ascii="Times New Roman" w:eastAsia="맑은 고딕" w:hAnsi="Times New Roman" w:cs="Times New Roman"/>
          <w:sz w:val="24"/>
          <w:szCs w:val="24"/>
          <w:lang w:val="en-GB"/>
        </w:rPr>
        <w:t xml:space="preserve">First, we performed exploratory data analyses and obtained parameters for </w:t>
      </w:r>
      <w:r>
        <w:rPr>
          <w:rFonts w:ascii="Times New Roman" w:eastAsia="맑은 고딕" w:hAnsi="Times New Roman" w:cs="Times New Roman" w:hint="eastAsia"/>
          <w:sz w:val="24"/>
          <w:szCs w:val="24"/>
          <w:lang w:val="en-GB"/>
        </w:rPr>
        <w:t>t</w:t>
      </w:r>
      <w:r>
        <w:rPr>
          <w:rFonts w:ascii="Times New Roman" w:eastAsia="맑은 고딕" w:hAnsi="Times New Roman" w:cs="Times New Roman"/>
          <w:sz w:val="24"/>
          <w:szCs w:val="24"/>
          <w:lang w:val="en-GB"/>
        </w:rPr>
        <w:t>he underlying distributions of PM</w:t>
      </w:r>
      <w:r w:rsidRPr="00D41231">
        <w:rPr>
          <w:rFonts w:ascii="Times New Roman" w:eastAsia="맑은 고딕" w:hAnsi="Times New Roman" w:cs="Times New Roman"/>
          <w:sz w:val="24"/>
          <w:szCs w:val="24"/>
          <w:vertAlign w:val="subscript"/>
          <w:lang w:val="en-GB"/>
        </w:rPr>
        <w:t>10</w:t>
      </w:r>
      <w:r>
        <w:rPr>
          <w:rFonts w:ascii="Times New Roman" w:eastAsia="맑은 고딕" w:hAnsi="Times New Roman" w:cs="Times New Roman"/>
          <w:sz w:val="24"/>
          <w:szCs w:val="24"/>
          <w:lang w:val="en-GB"/>
        </w:rPr>
        <w:t xml:space="preserve"> and LBW. Using the underlying distributions and parameters, we generated annual-average PM</w:t>
      </w:r>
      <w:r w:rsidRPr="00D41231">
        <w:rPr>
          <w:rFonts w:ascii="Times New Roman" w:eastAsia="맑은 고딕" w:hAnsi="Times New Roman" w:cs="Times New Roman"/>
          <w:sz w:val="24"/>
          <w:szCs w:val="24"/>
          <w:vertAlign w:val="subscript"/>
          <w:lang w:val="en-GB"/>
        </w:rPr>
        <w:t>10</w:t>
      </w:r>
      <w:r>
        <w:rPr>
          <w:rFonts w:ascii="Times New Roman" w:eastAsia="맑은 고딕" w:hAnsi="Times New Roman" w:cs="Times New Roman"/>
          <w:sz w:val="24"/>
          <w:szCs w:val="24"/>
          <w:lang w:val="en-GB"/>
        </w:rPr>
        <w:t xml:space="preserve"> concentrations at all locations including mothers’ homes and regulatory monitoring sites according to eight different environmental scenarios (ES1-ES8) and generated LBW status of mothers. Second, w</w:t>
      </w:r>
      <w:r>
        <w:rPr>
          <w:rFonts w:ascii="Times New Roman" w:eastAsia="맑은 고딕" w:hAnsi="Times New Roman" w:cs="Times New Roman" w:hint="eastAsia"/>
          <w:sz w:val="24"/>
          <w:szCs w:val="24"/>
          <w:lang w:val="en-GB"/>
        </w:rPr>
        <w:t xml:space="preserve">e </w:t>
      </w:r>
      <w:r>
        <w:rPr>
          <w:rFonts w:ascii="Times New Roman" w:eastAsia="맑은 고딕" w:hAnsi="Times New Roman" w:cs="Times New Roman"/>
          <w:sz w:val="24"/>
          <w:szCs w:val="24"/>
          <w:lang w:val="en-GB"/>
        </w:rPr>
        <w:t>constructed</w:t>
      </w:r>
      <w:r>
        <w:rPr>
          <w:rFonts w:ascii="Times New Roman" w:eastAsia="맑은 고딕" w:hAnsi="Times New Roman" w:cs="Times New Roman" w:hint="eastAsia"/>
          <w:sz w:val="24"/>
          <w:szCs w:val="24"/>
          <w:lang w:val="en-GB"/>
        </w:rPr>
        <w:t xml:space="preserve"> </w:t>
      </w:r>
      <w:r>
        <w:rPr>
          <w:rFonts w:ascii="Times New Roman" w:eastAsia="맑은 고딕" w:hAnsi="Times New Roman" w:cs="Times New Roman"/>
          <w:sz w:val="24"/>
          <w:szCs w:val="24"/>
          <w:lang w:val="en-GB"/>
        </w:rPr>
        <w:t>home addresses of mothers, and estimated individual-level PM</w:t>
      </w:r>
      <w:r w:rsidRPr="00D41231">
        <w:rPr>
          <w:rFonts w:ascii="Times New Roman" w:eastAsia="맑은 고딕" w:hAnsi="Times New Roman" w:cs="Times New Roman"/>
          <w:sz w:val="24"/>
          <w:szCs w:val="24"/>
          <w:vertAlign w:val="subscript"/>
          <w:lang w:val="en-GB"/>
        </w:rPr>
        <w:t>10</w:t>
      </w:r>
      <w:r>
        <w:rPr>
          <w:rFonts w:ascii="Times New Roman" w:eastAsia="맑은 고딕" w:hAnsi="Times New Roman" w:cs="Times New Roman"/>
          <w:sz w:val="24"/>
          <w:szCs w:val="24"/>
          <w:lang w:val="en-GB"/>
        </w:rPr>
        <w:t xml:space="preserve"> exposures at mothers’ homes using “true” </w:t>
      </w:r>
      <w:r w:rsidR="00A81E6E">
        <w:rPr>
          <w:rFonts w:ascii="Times New Roman" w:eastAsia="맑은 고딕" w:hAnsi="Times New Roman" w:cs="Times New Roman"/>
          <w:sz w:val="24"/>
          <w:szCs w:val="24"/>
          <w:lang w:val="en-GB"/>
        </w:rPr>
        <w:t xml:space="preserve">simulated </w:t>
      </w:r>
      <w:r>
        <w:rPr>
          <w:rFonts w:ascii="Times New Roman" w:eastAsia="맑은 고딕" w:hAnsi="Times New Roman" w:cs="Times New Roman"/>
          <w:sz w:val="24"/>
          <w:szCs w:val="24"/>
          <w:lang w:val="en-GB"/>
        </w:rPr>
        <w:t>(observed) concentrations at monitoring sites and nine prediction methods. Finally, we conducted health analysis of LBW for individual-level PM</w:t>
      </w:r>
      <w:r w:rsidRPr="00BE5822">
        <w:rPr>
          <w:rFonts w:ascii="Times New Roman" w:eastAsia="맑은 고딕" w:hAnsi="Times New Roman" w:cs="Times New Roman"/>
          <w:sz w:val="24"/>
          <w:szCs w:val="24"/>
          <w:vertAlign w:val="subscript"/>
          <w:lang w:val="en-GB"/>
        </w:rPr>
        <w:t>10</w:t>
      </w:r>
      <w:r>
        <w:rPr>
          <w:rFonts w:ascii="Times New Roman" w:eastAsia="맑은 고딕" w:hAnsi="Times New Roman" w:cs="Times New Roman"/>
          <w:sz w:val="24"/>
          <w:szCs w:val="24"/>
          <w:lang w:val="en-GB"/>
        </w:rPr>
        <w:t xml:space="preserve"> concentrations and compared the performance </w:t>
      </w:r>
      <w:r>
        <w:rPr>
          <w:rFonts w:ascii="Times New Roman" w:eastAsia="맑은 고딕" w:hAnsi="Times New Roman" w:cs="Times New Roman" w:hint="eastAsia"/>
          <w:sz w:val="24"/>
          <w:szCs w:val="24"/>
          <w:lang w:val="en-GB"/>
        </w:rPr>
        <w:t xml:space="preserve">of </w:t>
      </w:r>
      <w:r>
        <w:rPr>
          <w:rFonts w:ascii="Times New Roman" w:eastAsia="맑은 고딕" w:hAnsi="Times New Roman" w:cs="Times New Roman"/>
          <w:sz w:val="24"/>
          <w:szCs w:val="24"/>
          <w:lang w:val="en-GB"/>
        </w:rPr>
        <w:t>health effect estimates across different scenarios of data availability, exposure environment, and prediction method.</w:t>
      </w:r>
    </w:p>
    <w:p w14:paraId="4DFA27E8" w14:textId="77777777" w:rsidR="00A458F8" w:rsidRPr="00EC7C29" w:rsidRDefault="00A458F8" w:rsidP="00A458F8">
      <w:pPr>
        <w:spacing w:line="480" w:lineRule="auto"/>
        <w:rPr>
          <w:rFonts w:ascii="Times New Roman" w:eastAsia="맑은 고딕" w:hAnsi="Times New Roman" w:cs="Times New Roman"/>
          <w:kern w:val="0"/>
          <w:sz w:val="24"/>
          <w:szCs w:val="24"/>
          <w:u w:val="single"/>
          <w:lang w:val="en-GB"/>
        </w:rPr>
      </w:pPr>
      <w:r w:rsidRPr="00EC7C29">
        <w:rPr>
          <w:rFonts w:ascii="Times New Roman" w:eastAsia="맑은 고딕" w:hAnsi="Times New Roman" w:cs="Times New Roman"/>
          <w:kern w:val="0"/>
          <w:sz w:val="24"/>
          <w:szCs w:val="24"/>
          <w:u w:val="single"/>
          <w:lang w:val="en-GB"/>
        </w:rPr>
        <w:t>Data Analysis and Parameter Acquisition</w:t>
      </w:r>
    </w:p>
    <w:p w14:paraId="10D9D3C3" w14:textId="77777777" w:rsidR="00A458F8" w:rsidRDefault="00A458F8" w:rsidP="00A458F8">
      <w:pPr>
        <w:spacing w:line="480" w:lineRule="auto"/>
        <w:ind w:firstLine="800"/>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We obtained parameters to be applied to our simulation from the exploratory analysis of air quality regulatory monitoring data for PM</w:t>
      </w:r>
      <w:r>
        <w:rPr>
          <w:rFonts w:ascii="Times New Roman" w:eastAsia="맑은 고딕" w:hAnsi="Times New Roman" w:cs="Times New Roman"/>
          <w:sz w:val="24"/>
          <w:szCs w:val="24"/>
          <w:vertAlign w:val="subscript"/>
          <w:lang w:val="en-GB"/>
        </w:rPr>
        <w:t>10</w:t>
      </w:r>
      <w:r>
        <w:rPr>
          <w:rFonts w:ascii="Times New Roman" w:eastAsia="맑은 고딕" w:hAnsi="Times New Roman" w:cs="Times New Roman"/>
          <w:sz w:val="24"/>
          <w:szCs w:val="24"/>
          <w:lang w:val="en-GB"/>
        </w:rPr>
        <w:t>, geographic variables, and birth certificate data in Seoul, South Korea, during 2010. Hourly PM</w:t>
      </w:r>
      <w:r>
        <w:rPr>
          <w:rFonts w:ascii="Times New Roman" w:eastAsia="맑은 고딕" w:hAnsi="Times New Roman" w:cs="Times New Roman"/>
          <w:sz w:val="24"/>
          <w:szCs w:val="24"/>
          <w:vertAlign w:val="subscript"/>
          <w:lang w:val="en-GB"/>
        </w:rPr>
        <w:t>10</w:t>
      </w:r>
      <w:r>
        <w:rPr>
          <w:rFonts w:ascii="Times New Roman" w:eastAsia="맑은 고딕" w:hAnsi="Times New Roman" w:cs="Times New Roman"/>
          <w:sz w:val="24"/>
          <w:szCs w:val="24"/>
          <w:lang w:val="en-GB"/>
        </w:rPr>
        <w:t xml:space="preserve"> measurement data in the regulatory monitoring network were obtained from the National Institute of Environmental Research. </w:t>
      </w:r>
      <w:r w:rsidRPr="00381C33">
        <w:rPr>
          <w:rFonts w:ascii="Times New Roman" w:eastAsia="맑은 고딕" w:hAnsi="Times New Roman" w:cs="Times New Roman"/>
          <w:sz w:val="24"/>
          <w:szCs w:val="24"/>
          <w:highlight w:val="lightGray"/>
          <w:lang w:val="en-GB"/>
        </w:rPr>
        <w:t>The air quality regulatory monitoring network in Seoul includes 25 urban-background and 12 urban-roadside sites in 2010. Urban-background sites are located in heavily populated residential areas with the aim of assessing the population level of exposure; one monitoring site is deployed in each of the 25 districts in Seoul</w:t>
      </w:r>
      <w:r w:rsidRPr="00381C33">
        <w:rPr>
          <w:rFonts w:ascii="Times New Roman" w:eastAsia="맑은 고딕" w:hAnsi="Times New Roman" w:cs="Times New Roman"/>
          <w:sz w:val="24"/>
          <w:szCs w:val="24"/>
          <w:highlight w:val="lightGray"/>
          <w:lang w:val="en-GB"/>
        </w:rPr>
        <w:fldChar w:fldCharType="begin" w:fldLock="1"/>
      </w:r>
      <w:r>
        <w:rPr>
          <w:rFonts w:ascii="Times New Roman" w:eastAsia="맑은 고딕" w:hAnsi="Times New Roman" w:cs="Times New Roman"/>
          <w:sz w:val="24"/>
          <w:szCs w:val="24"/>
          <w:highlight w:val="lightGray"/>
          <w:lang w:val="en-GB"/>
        </w:rPr>
        <w:instrText>ADDIN CSL_CITATION {"citationItems":[{"id":"ITEM-1","itemData":{"author":[{"dropping-particle":"","family":"National Institute of Environmental Research","given":"","non-dropping-particle":"","parse-names":false,"suffix":""}],"id":"ITEM-1","issue":"11","issued":{"date-parts":[["2017"]]},"title":"2016 NIER Annual Report","type":"article-journal"},"uris":["http://www.mendeley.com/documents/?uuid=32042be6-4dc9-45da-ab17-94f5c768d731"]}],"mendeley":{"formattedCitation":"&lt;sup&gt;28&lt;/sup&gt;","plainTextFormattedCitation":"28","previouslyFormattedCitation":"&lt;sup&gt;28&lt;/sup&gt;"},"properties":{"noteIndex":0},"schema":"https://github.com/citation-style-language/schema/raw/master/csl-citation.json"}</w:instrText>
      </w:r>
      <w:r w:rsidRPr="00381C33">
        <w:rPr>
          <w:rFonts w:ascii="Times New Roman" w:eastAsia="맑은 고딕" w:hAnsi="Times New Roman" w:cs="Times New Roman"/>
          <w:sz w:val="24"/>
          <w:szCs w:val="24"/>
          <w:highlight w:val="lightGray"/>
          <w:lang w:val="en-GB"/>
        </w:rPr>
        <w:fldChar w:fldCharType="separate"/>
      </w:r>
      <w:r w:rsidRPr="007E3DD9">
        <w:rPr>
          <w:rFonts w:ascii="Times New Roman" w:eastAsia="맑은 고딕" w:hAnsi="Times New Roman" w:cs="Times New Roman"/>
          <w:noProof/>
          <w:sz w:val="24"/>
          <w:szCs w:val="24"/>
          <w:highlight w:val="lightGray"/>
          <w:vertAlign w:val="superscript"/>
          <w:lang w:val="en-GB"/>
        </w:rPr>
        <w:t>28</w:t>
      </w:r>
      <w:r w:rsidRPr="00381C33">
        <w:rPr>
          <w:rFonts w:ascii="Times New Roman" w:eastAsia="맑은 고딕" w:hAnsi="Times New Roman" w:cs="Times New Roman"/>
          <w:sz w:val="24"/>
          <w:szCs w:val="24"/>
          <w:highlight w:val="lightGray"/>
          <w:lang w:val="en-GB"/>
        </w:rPr>
        <w:fldChar w:fldCharType="end"/>
      </w:r>
      <w:r w:rsidRPr="00381C33">
        <w:rPr>
          <w:rFonts w:ascii="Times New Roman" w:eastAsia="맑은 고딕" w:hAnsi="Times New Roman" w:cs="Times New Roman"/>
          <w:sz w:val="24"/>
          <w:szCs w:val="24"/>
          <w:highlight w:val="lightGray"/>
          <w:lang w:val="en-GB"/>
        </w:rPr>
        <w:t xml:space="preserve">. In contrast, urban-roadside sites are located next to large and busy major roads for monitoring air pollution affected by traffic </w:t>
      </w:r>
      <w:r w:rsidRPr="00381C33">
        <w:rPr>
          <w:rFonts w:ascii="Times New Roman" w:eastAsia="맑은 고딕" w:hAnsi="Times New Roman" w:cs="Times New Roman"/>
          <w:sz w:val="24"/>
          <w:szCs w:val="24"/>
          <w:highlight w:val="lightGray"/>
          <w:lang w:val="en-GB"/>
        </w:rPr>
        <w:lastRenderedPageBreak/>
        <w:t>emissions.</w:t>
      </w:r>
      <w:r>
        <w:rPr>
          <w:rFonts w:ascii="Times New Roman" w:eastAsia="맑은 고딕" w:hAnsi="Times New Roman" w:cs="Times New Roman"/>
          <w:sz w:val="24"/>
          <w:szCs w:val="24"/>
          <w:lang w:val="en-GB"/>
        </w:rPr>
        <w:t xml:space="preserve"> </w:t>
      </w:r>
      <w:r w:rsidRPr="00381C33">
        <w:rPr>
          <w:rFonts w:ascii="Times New Roman" w:eastAsia="맑은 고딕" w:hAnsi="Times New Roman" w:cs="Times New Roman"/>
          <w:sz w:val="24"/>
          <w:szCs w:val="24"/>
          <w:highlight w:val="lightGray"/>
          <w:lang w:val="en-GB"/>
        </w:rPr>
        <w:t>Using hourly measurements, we computed daily averages at each site for the days when at least 75% of hourly measurements are available. Then, the annual average concentrations were computed at each site where there is at least one daily measurement in each of the 10 months and in any 45 consecutive days</w:t>
      </w:r>
      <w:r w:rsidRPr="00381C33">
        <w:rPr>
          <w:rFonts w:ascii="Times New Roman" w:eastAsia="맑은 고딕" w:hAnsi="Times New Roman" w:cs="Times New Roman"/>
          <w:sz w:val="24"/>
          <w:szCs w:val="24"/>
          <w:highlight w:val="lightGray"/>
          <w:lang w:val="en-GB"/>
        </w:rPr>
        <w:fldChar w:fldCharType="begin" w:fldLock="1"/>
      </w:r>
      <w:r>
        <w:rPr>
          <w:rFonts w:ascii="Times New Roman" w:eastAsia="맑은 고딕" w:hAnsi="Times New Roman" w:cs="Times New Roman"/>
          <w:sz w:val="24"/>
          <w:szCs w:val="24"/>
          <w:highlight w:val="lightGray"/>
          <w:lang w:val="en-GB"/>
        </w:rPr>
        <w:instrText>ADDIN CSL_CITATION {"citationItems":[{"id":"ITEM-1","itemData":{"abstract":"Although there has been suggestive evidence of the association between TRAP and ADs, findings remained inconsistent possibly due to limited population. We investigated the association between TRAP and ADs in a large population of children with rich spatial coverage and expanded age span in Seoul, Korea. TRAP exposures were estimated by categorized proximity to the nearest major road (</w:instrText>
      </w:r>
      <w:r>
        <w:rPr>
          <w:rFonts w:ascii="Times New Roman" w:eastAsia="맑은 고딕" w:hAnsi="Times New Roman" w:cs="Times New Roman" w:hint="eastAsia"/>
          <w:sz w:val="24"/>
          <w:szCs w:val="24"/>
          <w:highlight w:val="lightGray"/>
          <w:lang w:val="en-GB"/>
        </w:rPr>
        <w:instrText>≤</w:instrText>
      </w:r>
      <w:r>
        <w:rPr>
          <w:rFonts w:ascii="Times New Roman" w:eastAsia="맑은 고딕" w:hAnsi="Times New Roman" w:cs="Times New Roman"/>
          <w:sz w:val="24"/>
          <w:szCs w:val="24"/>
          <w:highlight w:val="lightGray"/>
          <w:lang w:val="en-GB"/>
        </w:rPr>
        <w:instrText xml:space="preserve">150, 150–300, 300–500, and &gt;500 m) and density of major roads within 300 meters from children’s residences. We estimated the association between two TRAP exposures and three ADs using generalized mixed model after adjusting for individual characteristics. We also investigated whether the association varied by household and regional socioeconomic status. We found associations of atopic eczema with road density [OR = 1.08; 95% CI = 1.01–1.15] and road proximity [1.15, 1.01–1.32; 1.17, 1.03–1.34; and 1.16, 1.01–1.34 for </w:instrText>
      </w:r>
      <w:r>
        <w:rPr>
          <w:rFonts w:ascii="Times New Roman" w:eastAsia="맑은 고딕" w:hAnsi="Times New Roman" w:cs="Times New Roman" w:hint="eastAsia"/>
          <w:sz w:val="24"/>
          <w:szCs w:val="24"/>
          <w:highlight w:val="lightGray"/>
          <w:lang w:val="en-GB"/>
        </w:rPr>
        <w:instrText>≤</w:instrText>
      </w:r>
      <w:r>
        <w:rPr>
          <w:rFonts w:ascii="Times New Roman" w:eastAsia="맑은 고딕" w:hAnsi="Times New Roman" w:cs="Times New Roman"/>
          <w:sz w:val="24"/>
          <w:szCs w:val="24"/>
          <w:highlight w:val="lightGray"/>
          <w:lang w:val="en-GB"/>
        </w:rPr>
        <w:instrText>150, 150–300, and 300–500 m, resp., compared to &gt;500 m]. There was no association with asthma and allergic rhinitis. Effect estimates were generally the highest in the low socioeconomic region. Children living in areas surrounded by large and busy roads were likely to be at greater risks for atopic eczema, with increased vulnerability when living in deprived areas.","author":[{"dropping-particle":"","family":"Yi","given":"Seon-Ju","non-dropping-particle":"","parse-names":false,"suffix":""},{"dropping-particle":"","family":"Shon","given":"Changwoo","non-dropping-particle":"","parse-names":false,"suffix":""},{"dropping-particle":"","family":"Min","given":"Kyung-Duk","non-dropping-particle":"","parse-names":false,"suffix":""},{"dropping-particle":"","family":"Kim","given":"Hwan-Cheol","non-dropping-particle":"","parse-names":false,"suffix":""},{"dropping-particle":"","family":"Leem","given":"Jong-Han","non-dropping-particle":"","parse-names":false,"suffix":""},{"dropping-particle":"","family":"Kwon","given":"Ho-Jang","non-dropping-particle":"","parse-names":false,"suffix":""},{"dropping-particle":"","family":"Hong","given":"Soyoung","non-dropping-particle":"","parse-names":false,"suffix":""},{"dropping-particle":"","family":"Kim","given":"KyooSang","non-dropping-particle":"","parse-names":false,"suffix":""},{"dropping-particle":"","family":"Kim","given":"Sun-Young","non-dropping-particle":"","parse-names":false,"suffix":""}],"container-title":"BioMed Research International","id":"ITEM-1","issued":{"date-parts":[["2017","12","23"]]},"language":"en","title":"Association between Exposure to Traffic-Related Air Pollution and Prevalence of Allergic Diseases in Children, Seoul, Korea","type":"article"},"uris":["http://www.mendeley.com/documents/?uuid=bb0e175a-6931-4655-98e6-8f221b77df25"]}],"mendeley":{"formattedCitation":"&lt;sup&gt;29&lt;/sup&gt;","plainTextFormattedCitation":"29","previouslyFormattedCitation":"&lt;sup&gt;29&lt;/sup&gt;"},"properties":{"noteIndex":0},"schema":"https://github.com/citation-style-language/schema/raw/master/csl-citation.json"}</w:instrText>
      </w:r>
      <w:r w:rsidRPr="00381C33">
        <w:rPr>
          <w:rFonts w:ascii="Times New Roman" w:eastAsia="맑은 고딕" w:hAnsi="Times New Roman" w:cs="Times New Roman"/>
          <w:sz w:val="24"/>
          <w:szCs w:val="24"/>
          <w:highlight w:val="lightGray"/>
          <w:lang w:val="en-GB"/>
        </w:rPr>
        <w:fldChar w:fldCharType="separate"/>
      </w:r>
      <w:r w:rsidRPr="007E3DD9">
        <w:rPr>
          <w:rFonts w:ascii="Times New Roman" w:eastAsia="맑은 고딕" w:hAnsi="Times New Roman" w:cs="Times New Roman"/>
          <w:noProof/>
          <w:sz w:val="24"/>
          <w:szCs w:val="24"/>
          <w:highlight w:val="lightGray"/>
          <w:vertAlign w:val="superscript"/>
          <w:lang w:val="en-GB"/>
        </w:rPr>
        <w:t>29</w:t>
      </w:r>
      <w:r w:rsidRPr="00381C33">
        <w:rPr>
          <w:rFonts w:ascii="Times New Roman" w:eastAsia="맑은 고딕" w:hAnsi="Times New Roman" w:cs="Times New Roman"/>
          <w:sz w:val="24"/>
          <w:szCs w:val="24"/>
          <w:highlight w:val="lightGray"/>
          <w:lang w:val="en-GB"/>
        </w:rPr>
        <w:fldChar w:fldCharType="end"/>
      </w:r>
      <w:r w:rsidRPr="00381C33">
        <w:rPr>
          <w:rFonts w:ascii="Times New Roman" w:eastAsia="맑은 고딕" w:hAnsi="Times New Roman" w:cs="Times New Roman"/>
          <w:sz w:val="24"/>
          <w:szCs w:val="24"/>
          <w:highlight w:val="lightGray"/>
          <w:lang w:val="en-GB"/>
        </w:rPr>
        <w:t>.</w:t>
      </w:r>
      <w:r>
        <w:rPr>
          <w:rFonts w:ascii="Times New Roman" w:eastAsia="맑은 고딕" w:hAnsi="Times New Roman" w:cs="Times New Roman"/>
          <w:sz w:val="24"/>
          <w:szCs w:val="24"/>
          <w:lang w:val="en-GB"/>
        </w:rPr>
        <w:t xml:space="preserve"> </w:t>
      </w:r>
    </w:p>
    <w:p w14:paraId="0F9DA993" w14:textId="3705D506" w:rsidR="00A458F8" w:rsidRDefault="00A458F8" w:rsidP="00A458F8">
      <w:pPr>
        <w:spacing w:line="480" w:lineRule="auto"/>
        <w:ind w:firstLine="800"/>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Using annual average concentrations of PM</w:t>
      </w:r>
      <w:r>
        <w:rPr>
          <w:rFonts w:ascii="Times New Roman" w:eastAsia="맑은 고딕" w:hAnsi="Times New Roman" w:cs="Times New Roman"/>
          <w:sz w:val="24"/>
          <w:szCs w:val="24"/>
          <w:vertAlign w:val="subscript"/>
          <w:lang w:val="en-GB"/>
        </w:rPr>
        <w:t>10</w:t>
      </w:r>
      <w:r>
        <w:rPr>
          <w:rFonts w:ascii="Times New Roman" w:eastAsia="맑은 고딕" w:hAnsi="Times New Roman" w:cs="Times New Roman"/>
          <w:sz w:val="24"/>
          <w:szCs w:val="24"/>
          <w:lang w:val="en-GB"/>
        </w:rPr>
        <w:t xml:space="preserve">, we fitted </w:t>
      </w:r>
      <w:proofErr w:type="spellStart"/>
      <w:r>
        <w:rPr>
          <w:rFonts w:ascii="Times New Roman" w:eastAsia="맑은 고딕" w:hAnsi="Times New Roman" w:cs="Times New Roman"/>
          <w:sz w:val="24"/>
          <w:szCs w:val="24"/>
          <w:lang w:val="en-GB"/>
        </w:rPr>
        <w:t>variogram</w:t>
      </w:r>
      <w:proofErr w:type="spellEnd"/>
      <w:r>
        <w:rPr>
          <w:rFonts w:ascii="Times New Roman" w:eastAsia="맑은 고딕" w:hAnsi="Times New Roman" w:cs="Times New Roman"/>
          <w:sz w:val="24"/>
          <w:szCs w:val="24"/>
          <w:lang w:val="en-GB"/>
        </w:rPr>
        <w:t xml:space="preserve"> models and estimated mean and variance parameters.</w:t>
      </w:r>
      <w:r w:rsidRPr="00A13EC8">
        <w:rPr>
          <w:rFonts w:ascii="Times New Roman" w:eastAsia="맑은 고딕" w:hAnsi="Times New Roman" w:cs="Times New Roman"/>
          <w:sz w:val="24"/>
          <w:szCs w:val="24"/>
          <w:lang w:val="en-GB"/>
        </w:rPr>
        <w:t xml:space="preserve"> </w:t>
      </w:r>
      <w:r>
        <w:rPr>
          <w:rFonts w:ascii="Times New Roman" w:eastAsia="맑은 고딕" w:hAnsi="Times New Roman" w:cs="Times New Roman"/>
          <w:sz w:val="24"/>
          <w:szCs w:val="24"/>
          <w:lang w:val="en-GB"/>
        </w:rPr>
        <w:t>Three variance parameters include range, partial sill, and nugget that indicate the distance in which spatial correlation exists, spatial variability, and non-spatial variability, respectively</w:t>
      </w:r>
      <w:r>
        <w:rPr>
          <w:rFonts w:ascii="Times New Roman" w:eastAsia="맑은 고딕" w:hAnsi="Times New Roman" w:cs="Times New Roman"/>
          <w:sz w:val="24"/>
          <w:szCs w:val="24"/>
          <w:lang w:val="en-GB"/>
        </w:rPr>
        <w:fldChar w:fldCharType="begin" w:fldLock="1"/>
      </w:r>
      <w:r>
        <w:rPr>
          <w:rFonts w:ascii="Times New Roman" w:eastAsia="맑은 고딕" w:hAnsi="Times New Roman" w:cs="Times New Roman"/>
          <w:sz w:val="24"/>
          <w:szCs w:val="24"/>
          <w:lang w:val="en-GB"/>
        </w:rPr>
        <w:instrText>ADDIN CSL_CITATION {"citationItems":[{"id":"ITEM-1","itemData":{"ISBN":"978-1-119-11461-1","abstract":"The Wiley Classics Library consists of selected books that have been made more accessible to consumers in an effort to increase global appeal and general circulation. With these new unabridged softcover volumes, Wiley hopes to extend the lives of these works by making them available to future generations of statisticians, mathematicians, and scientists. Spatial statistics ― analyzing spatial data through statistical models ― has proven exceptionally versatile, encompassing problems ranging from the microscopic to the astronomic. However, for the scientist and engineer faced only with scattered and uneven treatments of the subject in the scientific literature, learning how to make practical use of spatial statistics in day-to-day analytical work is very difficult. Designed exclusively for scientists eager to tap into the enormous potential of this analytical tool and upgrade their range of technical skills, Statistics for Spatial Data is a comprehensive, single-source guide to both the theory and applied aspects of spatial statistical methods. The hard-cover edition was hailed by Mathematical Reviews as an \"excellent book which will become a basic reference.\" This paper-back edition of the 1993 edition, is designed to meet the many technological challenges facing the scientist and engineer. Concentrating on the three areas of geostatistical data, lattice data, and point patterns, the book sheds light on the link between data and model, revealing how design, inference, and diagnostics are an outgrowth of that link. It then explores new methods to reveal just how spatial statistical models can be used to solve important problems in a host of areas in science and engineering. Discussion includes:  Exploratory spatial data analysis Spectral theory for stationary processes Spatial scale Simulation methods for spatial processes Spatial bootstrapping Statistical image analysis and remote sensing Computational aspects of model fitting Application of models to disease mapping  Designed to accommodate the practical needs of the professional, it features a unified and common notation for its subject as well as many detailed examples woven into the text, numerous illustrations (including graphs that illuminate the theory discussed) and over 1,000 references. Fully balancing theory with applications, Statistics for Spatial Data, Revised Edition is an exceptionally clear guide on making optimal use of one of the ascendant analytical tools of the decade, one that has b…","author":[{"dropping-particle":"","family":"Cressie","given":"Noel","non-dropping-particle":"","parse-names":false,"suffix":""}],"edition":"Revised ed","id":"ITEM-1","issued":{"date-parts":[["2015"]]},"language":"English","number-of-pages":"928","publisher":"Wiley-Interscience","publisher-place":"Hoboken, NJ","title":"Statistics for Spatial Data","type":"book"},"uris":["http://www.mendeley.com/documents/?uuid=225250e6-7fc4-47aa-8eed-1d98f6976565"]}],"mendeley":{"formattedCitation":"&lt;sup&gt;30&lt;/sup&gt;","plainTextFormattedCitation":"30","previouslyFormattedCitation":"&lt;sup&gt;30&lt;/sup&gt;"},"properties":{"noteIndex":0},"schema":"https://github.com/citation-style-language/schema/raw/master/csl-citation.json"}</w:instrText>
      </w:r>
      <w:r>
        <w:rPr>
          <w:rFonts w:ascii="Times New Roman" w:eastAsia="맑은 고딕" w:hAnsi="Times New Roman" w:cs="Times New Roman"/>
          <w:sz w:val="24"/>
          <w:szCs w:val="24"/>
          <w:lang w:val="en-GB"/>
        </w:rPr>
        <w:fldChar w:fldCharType="separate"/>
      </w:r>
      <w:r w:rsidRPr="007E3DD9">
        <w:rPr>
          <w:rFonts w:ascii="Times New Roman" w:eastAsia="맑은 고딕" w:hAnsi="Times New Roman" w:cs="Times New Roman"/>
          <w:noProof/>
          <w:sz w:val="24"/>
          <w:szCs w:val="24"/>
          <w:vertAlign w:val="superscript"/>
          <w:lang w:val="en-GB"/>
        </w:rPr>
        <w:t>30</w:t>
      </w:r>
      <w:r>
        <w:rPr>
          <w:rFonts w:ascii="Times New Roman" w:eastAsia="맑은 고딕" w:hAnsi="Times New Roman" w:cs="Times New Roman"/>
          <w:sz w:val="24"/>
          <w:szCs w:val="24"/>
          <w:lang w:val="en-GB"/>
        </w:rPr>
        <w:fldChar w:fldCharType="end"/>
      </w:r>
      <w:r>
        <w:rPr>
          <w:rFonts w:ascii="Times New Roman" w:eastAsia="맑은 고딕" w:hAnsi="Times New Roman" w:cs="Times New Roman"/>
          <w:sz w:val="24"/>
          <w:szCs w:val="24"/>
          <w:lang w:val="en-GB"/>
        </w:rPr>
        <w:t xml:space="preserve">. Five mean parameters were regression coefficients of five geographic variables that were most related to fine particulate matter less than or equal to 2.5 </w:t>
      </w:r>
      <w:proofErr w:type="spellStart"/>
      <w:r>
        <w:rPr>
          <w:rFonts w:ascii="Times New Roman" w:eastAsia="맑은 고딕" w:hAnsi="Times New Roman" w:cs="Times New Roman"/>
          <w:sz w:val="24"/>
          <w:szCs w:val="24"/>
          <w:lang w:val="en-GB"/>
        </w:rPr>
        <w:t>micrometer</w:t>
      </w:r>
      <w:proofErr w:type="spellEnd"/>
      <w:r>
        <w:rPr>
          <w:rFonts w:ascii="Times New Roman" w:eastAsia="맑은 고딕" w:hAnsi="Times New Roman" w:cs="Times New Roman"/>
          <w:sz w:val="24"/>
          <w:szCs w:val="24"/>
          <w:lang w:val="en-GB"/>
        </w:rPr>
        <w:t xml:space="preserve"> per diameter (PM</w:t>
      </w:r>
      <w:r>
        <w:rPr>
          <w:rFonts w:ascii="Times New Roman" w:eastAsia="맑은 고딕" w:hAnsi="Times New Roman" w:cs="Times New Roman"/>
          <w:sz w:val="24"/>
          <w:szCs w:val="24"/>
          <w:vertAlign w:val="subscript"/>
          <w:lang w:val="en-GB"/>
        </w:rPr>
        <w:t>2.5</w:t>
      </w:r>
      <w:r>
        <w:rPr>
          <w:rFonts w:ascii="Times New Roman" w:eastAsia="맑은 고딕" w:hAnsi="Times New Roman" w:cs="Times New Roman"/>
          <w:sz w:val="24"/>
          <w:szCs w:val="24"/>
          <w:lang w:val="en-GB"/>
        </w:rPr>
        <w:t>) in our previous study for Seoul</w:t>
      </w:r>
      <w:r>
        <w:rPr>
          <w:rFonts w:ascii="Times New Roman" w:eastAsia="맑은 고딕" w:hAnsi="Times New Roman" w:cs="Times New Roman"/>
          <w:sz w:val="24"/>
          <w:szCs w:val="24"/>
          <w:lang w:val="en-GB"/>
        </w:rPr>
        <w:fldChar w:fldCharType="begin" w:fldLock="1"/>
      </w:r>
      <w:r>
        <w:rPr>
          <w:rFonts w:ascii="Times New Roman" w:eastAsia="맑은 고딕" w:hAnsi="Times New Roman" w:cs="Times New Roman"/>
          <w:sz w:val="24"/>
          <w:szCs w:val="24"/>
          <w:lang w:val="en-GB"/>
        </w:rPr>
        <w:instrText>ADDIN CSL_CITATION {"citationItems":[{"id":"ITEM-1","itemData":{"DOI":"10.3390/ijerph14070686","ISSN":"16604601","PMID":"28672831","abstract":"Introduction: Many studies have reported the association between air pollution and human health based on regulatory air pollution monitoring data. However, because regulatory monitoring networks were not designed for epidemiological studies, the collected data may not provide sufficient spatial contrasts for assessing such associations. Our goal was to develop a monitoring design supplementary to the regulatory monitoring network in Seoul, Korea. This design focused on the selection of 20 new monitoring sites to represent the variability in PM2.5 across people’s residences for cohort studies. Methods: We obtained hourly measurements of PM2.5 at 37 regulatory monitoring sites in 2010 in Seoul, and computed the annual average at each site. We also computed 313 geographic variables representing various pollution sources at the regulatory monitoring sites, 31,097 children’s homes from the Atopy Free School survey, and 412 community service centers in Seoul. These three types of locations represented current, subject, and candidate locations. Using the regulatory monitoring data, we performed forward variable selection and chose five variables most related to PM2.5. Then, k-means clustering was applied to categorize all locations into several groups representing a diversity in the spatial variability of the five selected variables. Finally, we computed the proportion of current to subject location in each cluster, and randomly selected new monitoring sites from candidate sites in the cluster with the minimum proportion until 20 sites were selected. Results: The five selected geographic variables were related to traffic or urbanicity with a cross-validated R2 value of 0.69. Clustering analysis categorized all locations into nine clusters. Finally, one to eight new monitoring sites were selected from five clusters. Discussion: The proposed monitoring design will help future studies determine the locations of new monitoring sites representing spatial variability across residences for epidemiological analyses.","author":[{"dropping-particle":"","family":"Min","given":"Kyung Duk","non-dropping-particle":"","parse-names":false,"suffix":""},{"dropping-particle":"","family":"Kwon","given":"Ho Jang","non-dropping-particle":"","parse-names":false,"suffix":""},{"dropping-particle":"","family":"Kim","given":"Kyoo Sang","non-dropping-particle":"","parse-names":false,"suffix":""},{"dropping-particle":"","family":"Kim","given":"Sun Young","non-dropping-particle":"","parse-names":false,"suffix":""}],"container-title":"International Journal of Environmental Research and Public Health","id":"ITEM-1","issue":"7","issued":{"date-parts":[["2017"]]},"page":"1-12","title":"Air pollution monitoring design for epidemiological application in a densely populated city","type":"article-journal","volume":"14"},"uris":["http://www.mendeley.com/documents/?uuid=97f424b2-d98f-41eb-9adf-9b2ae1ba5681"]}],"mendeley":{"formattedCitation":"&lt;sup&gt;31&lt;/sup&gt;","plainTextFormattedCitation":"31","previouslyFormattedCitation":"&lt;sup&gt;31&lt;/sup&gt;"},"properties":{"noteIndex":0},"schema":"https://github.com/citation-style-language/schema/raw/master/csl-citation.json"}</w:instrText>
      </w:r>
      <w:r>
        <w:rPr>
          <w:rFonts w:ascii="Times New Roman" w:eastAsia="맑은 고딕" w:hAnsi="Times New Roman" w:cs="Times New Roman"/>
          <w:sz w:val="24"/>
          <w:szCs w:val="24"/>
          <w:lang w:val="en-GB"/>
        </w:rPr>
        <w:fldChar w:fldCharType="separate"/>
      </w:r>
      <w:r w:rsidRPr="007E3DD9">
        <w:rPr>
          <w:rFonts w:ascii="Times New Roman" w:eastAsia="맑은 고딕" w:hAnsi="Times New Roman" w:cs="Times New Roman"/>
          <w:noProof/>
          <w:sz w:val="24"/>
          <w:szCs w:val="24"/>
          <w:vertAlign w:val="superscript"/>
          <w:lang w:val="en-GB"/>
        </w:rPr>
        <w:t>31</w:t>
      </w:r>
      <w:r>
        <w:rPr>
          <w:rFonts w:ascii="Times New Roman" w:eastAsia="맑은 고딕" w:hAnsi="Times New Roman" w:cs="Times New Roman"/>
          <w:sz w:val="24"/>
          <w:szCs w:val="24"/>
          <w:lang w:val="en-GB"/>
        </w:rPr>
        <w:fldChar w:fldCharType="end"/>
      </w:r>
      <w:r>
        <w:rPr>
          <w:rFonts w:ascii="Times New Roman" w:eastAsia="맑은 고딕" w:hAnsi="Times New Roman" w:cs="Times New Roman"/>
          <w:sz w:val="24"/>
          <w:szCs w:val="24"/>
          <w:lang w:val="en-GB"/>
        </w:rPr>
        <w:t>. The data sources of geographic variables and computation procedure in Geographic Information System were described elsewhere</w:t>
      </w:r>
      <w:r>
        <w:rPr>
          <w:rFonts w:ascii="Times New Roman" w:eastAsia="맑은 고딕" w:hAnsi="Times New Roman" w:cs="Times New Roman"/>
          <w:sz w:val="24"/>
          <w:szCs w:val="24"/>
          <w:lang w:val="en-GB"/>
        </w:rPr>
        <w:fldChar w:fldCharType="begin" w:fldLock="1"/>
      </w:r>
      <w:r>
        <w:rPr>
          <w:rFonts w:ascii="Times New Roman" w:eastAsia="맑은 고딕" w:hAnsi="Times New Roman" w:cs="Times New Roman"/>
          <w:sz w:val="24"/>
          <w:szCs w:val="24"/>
          <w:lang w:val="en-GB"/>
        </w:rPr>
        <w:instrText>ADDIN CSL_CITATION {"citationItems":[{"id":"ITEM-1","itemData":{"DOI":"10.5620/eht.e2015010","ISSN":"2233-6567","abstract":"Recent cohort studies have relied on exposure prediction models to estimate individuallevel air pollution concentrations because individual air pollution measurements are not available for cohort locations. For such prediction models, geographic variables related to pollution sources are important inputs. We demonstrated the computation process of geographic variables mostly recorded in 2010 at regulatory air pollution monitoring sites in South Korea. On the basis of previous studies, we finalized a list of 313 geographic variables related to air pollution sources in eight categories including traffic, demographic characteristics, land use, transportation facilities, physical geography, emissions, vegetation, and altitude. We then obtained data from different sources such as the Statistics Geographic Information Service and Korean Transport Database. After integrating all available data to a single database by matching coordinate systems and converting non-spatial data to spatial data, we computed geographic variables at 294 regulatory monitoring sites in South Korea. The data integration and variable computation were performed by using ArcGIS version 10.2 (ESRI Inc., Redlands, CA, USA). For traffic, we computed the distances to the nearest roads and the sums of road lengths within different sizes of circular buffers. In addition, we calculated the numbers of residents, households, housing buildings, companies, and employees within the buffers. The percentages of areas for different types of land use compared to total areas were calculated within the buffers. For transportation facilities and physical geography, we computed the distances to the closest public transportation depots and the boundary lines. The vegetation index and altitude were estimated at a given location by using satellite data. The summary statistics of geographic variables in Seoul across monitoring sites showed different patterns between urban background and urban roadside sites. This study provided practical knowledge on the computation process of geographic variables in South Korea, which will improve air pollution prediction models and contribute to subsequent health analyses.","author":[{"dropping-particle":"","family":"Eum","given":"Youngseob","non-dropping-particle":"","parse-names":false,"suffix":""},{"dropping-particle":"","family":"Song","given":"Insang","non-dropping-particle":"","parse-names":false,"suffix":""},{"dropping-particle":"","family":"Kim","given":"Hwan-Cheol","non-dropping-particle":"","parse-names":false,"suffix":""},{"dropping-particle":"","family":"Leem","given":"Jong-Han","non-dropping-particle":"","parse-names":false,"suffix":""},{"dropping-particle":"","family":"Kim","given":"Sun-Young","non-dropping-particle":"","parse-names":false,"suffix":""}],"container-title":"Environmental Health and Toxicology","id":"ITEM-1","issued":{"date-parts":[["2015","12","23"]]},"title":"Computation of geographic variables for air pollution prediction models in South Korea","type":"article-journal","volume":"30"},"uris":["http://www.mendeley.com/documents/?uuid=3ce2c30d-9129-4c57-a17f-4fe07becbd2b"]}],"mendeley":{"formattedCitation":"&lt;sup&gt;32&lt;/sup&gt;","plainTextFormattedCitation":"32","previouslyFormattedCitation":"&lt;sup&gt;32&lt;/sup&gt;"},"properties":{"noteIndex":0},"schema":"https://github.com/citation-style-language/schema/raw/master/csl-citation.json"}</w:instrText>
      </w:r>
      <w:r>
        <w:rPr>
          <w:rFonts w:ascii="Times New Roman" w:eastAsia="맑은 고딕" w:hAnsi="Times New Roman" w:cs="Times New Roman"/>
          <w:sz w:val="24"/>
          <w:szCs w:val="24"/>
          <w:lang w:val="en-GB"/>
        </w:rPr>
        <w:fldChar w:fldCharType="separate"/>
      </w:r>
      <w:r w:rsidRPr="007E3DD9">
        <w:rPr>
          <w:rFonts w:ascii="Times New Roman" w:eastAsia="맑은 고딕" w:hAnsi="Times New Roman" w:cs="Times New Roman"/>
          <w:noProof/>
          <w:sz w:val="24"/>
          <w:szCs w:val="24"/>
          <w:vertAlign w:val="superscript"/>
          <w:lang w:val="en-GB"/>
        </w:rPr>
        <w:t>32</w:t>
      </w:r>
      <w:r>
        <w:rPr>
          <w:rFonts w:ascii="Times New Roman" w:eastAsia="맑은 고딕" w:hAnsi="Times New Roman" w:cs="Times New Roman"/>
          <w:sz w:val="24"/>
          <w:szCs w:val="24"/>
          <w:lang w:val="en-GB"/>
        </w:rPr>
        <w:fldChar w:fldCharType="end"/>
      </w:r>
      <w:r>
        <w:rPr>
          <w:rFonts w:ascii="Times New Roman" w:eastAsia="맑은 고딕" w:hAnsi="Times New Roman" w:cs="Times New Roman"/>
          <w:sz w:val="24"/>
          <w:szCs w:val="24"/>
          <w:lang w:val="en-GB"/>
        </w:rPr>
        <w:t>.</w:t>
      </w:r>
      <w:r>
        <w:rPr>
          <w:rFonts w:ascii="Times New Roman" w:eastAsia="맑은 고딕" w:hAnsi="Times New Roman" w:cs="Times New Roman"/>
          <w:color w:val="FF0000"/>
          <w:sz w:val="24"/>
          <w:szCs w:val="24"/>
          <w:lang w:val="en-GB"/>
        </w:rPr>
        <w:t xml:space="preserve"> </w:t>
      </w:r>
      <w:r>
        <w:rPr>
          <w:rFonts w:ascii="Times New Roman" w:eastAsia="맑은 고딕" w:hAnsi="Times New Roman" w:cs="Times New Roman"/>
          <w:sz w:val="24"/>
          <w:szCs w:val="24"/>
          <w:lang w:val="en-GB"/>
        </w:rPr>
        <w:t xml:space="preserve">These variables include the length of major roads in a 100 m circular buffer, the proportion of water surface land use in 500 m, the number of construction companies in 1,000 m, the distance to the nearest bus stop, and the number of employees in construction industries in 100 m. </w:t>
      </w:r>
    </w:p>
    <w:p w14:paraId="2E7F15B0" w14:textId="77777777" w:rsidR="00A458F8" w:rsidRDefault="00A458F8" w:rsidP="00A458F8">
      <w:pPr>
        <w:spacing w:line="480" w:lineRule="auto"/>
        <w:ind w:firstLine="800"/>
        <w:jc w:val="left"/>
        <w:rPr>
          <w:rFonts w:ascii="Times New Roman" w:eastAsia="맑은 고딕" w:hAnsi="Times New Roman" w:cs="Times New Roman"/>
          <w:i/>
          <w:sz w:val="24"/>
          <w:szCs w:val="24"/>
          <w:lang w:val="en-GB"/>
        </w:rPr>
      </w:pPr>
      <w:r>
        <w:rPr>
          <w:rFonts w:ascii="Times New Roman" w:eastAsia="맑은 고딕" w:hAnsi="Times New Roman" w:cs="Times New Roman"/>
          <w:sz w:val="24"/>
          <w:szCs w:val="24"/>
          <w:lang w:val="en-GB"/>
        </w:rPr>
        <w:t>We obtained birth certificate data from the Statistical Geographic Information Service operated by the Statistics Korea. Term LBW babies were defined as singleton live birth between 37 to 41 weeks with less than 2.5 kilograms</w:t>
      </w:r>
      <w:r>
        <w:rPr>
          <w:rFonts w:ascii="Times New Roman" w:eastAsia="맑은 고딕" w:hAnsi="Times New Roman" w:cs="Times New Roman"/>
          <w:sz w:val="24"/>
          <w:szCs w:val="24"/>
          <w:lang w:val="en-GB"/>
        </w:rPr>
        <w:fldChar w:fldCharType="begin" w:fldLock="1"/>
      </w:r>
      <w:r>
        <w:rPr>
          <w:rFonts w:ascii="Times New Roman" w:eastAsia="맑은 고딕" w:hAnsi="Times New Roman" w:cs="Times New Roman"/>
          <w:sz w:val="24"/>
          <w:szCs w:val="24"/>
          <w:lang w:val="en-GB"/>
        </w:rPr>
        <w:instrText>ADDIN CSL_CITATION {"citationItems":[{"id":"ITEM-1","itemData":{"DOI":"10.1186/s12884-019-2401-9","ISSN":"1471-2393","abstract":"BACKGROUND: Fetal growth has been known to be associated with particulate matter (PM) air pollution during gestation. Given that regular working may deviate outdoor air pollution exposure, the association between air pollution and fetal growth restriction can be different across maternal working status. This study was to assess possible effect modification by maternal employment in the association between exposure to PM during pregnancy and fetal growth restriction. METHODS: Using hourly PM less than or equal to 10 and 2.5 μm in diameter (PM10 and PM2.5) regulatory monitoring data for 2001-2012 and 2008-2012, respectively, and birth certificate data for 2002-2012, we computed maternal exposures with district-level averages of PM10 and PM2.5 during one year before birth, entire pregnancy, and the 1st, 2nd and 3rd trimesters. The outcomes of fetal growth restriction were assessed by small for gestational age (SGA, weighted &lt;10th percentile in the same gestational age) as well as low birth weight (LBW, &lt; 2.5 kg) at term. We performed logistic regression to examine the association between PM and each of fetal growth restriction outcomes adjusting for individual risk factors. For effect modification by maternal employment, we estimated adjusted odds ratio (OR) of SGA or LBW for interquartile (IQR) increases in PM10 or PM2.5 stratified by employed and non-employed mothers. We also computed relative excess risk due to interaction (RERI) to investigate additive interaction. RESULTS: Among 824,011 singleton term births, 34.0% (279,856) were employed and 66.0% (544,155) were non-employed mothers. Proportions of LBW were 1.5% in employed and 1.6% in non-employed (P &lt; 0.001). SGA occurred in 12.7% of employed and 12.8% of non- employed (P = 0.124) mothers. For non-employed mothers, we observed increased odds of SGA per IQR increase in PM10 for one year before birth (OR = 1.02, 95% confidence intervals (CI): 1.00-1.04, P = 0.028). ORs of SGA for full pregnancy period and the 3rd trimester were also positive but did not reach statistical significance. We did not observe positive association for PM2.5. RERI was not significant both for PM10 and PM2.5. CONCLUSIONS: We did not observe evidence of effect modification by maternal employment in the association between ambient PM and fetal growth restriction. Future studies using more refined exposure measures should confirm this finding.","author":[{"dropping-particle":"","family":"Choe","given":"Seung-Ah","non-dropping-particle":"","parse-names":false,"suffix":""},{"dropping-particle":"","family":"Jang","given":"Jiyeong","non-dropping-particle":"","parse-names":false,"suffix":""},{"dropping-particle":"","family":"Kim","given":"Min Jung","non-dropping-particle":"","parse-names":false,"suffix":""},{"dropping-particle":"","family":"Jun","given":"Yoon-Bae","non-dropping-particle":"","parse-names":false,"suffix":""},{"dropping-particle":"","family":"Kim","given":"Sun-Young","non-dropping-particle":"","parse-names":false,"suffix":""}],"container-title":"BMC pregnancy and childbirth","id":"ITEM-1","issue":"1","issued":{"date-parts":[["2019"]]},"language":"eng","page":"246","title":"Association between ambient particulate matter concentration and fetal growth restriction stratified by maternal employment","type":"article-journal","volume":"19"},"uris":["http://www.mendeley.com/documents/?uuid=b24cd5d8-06a1-457d-a00e-32c0d4ba2bca"]}],"mendeley":{"formattedCitation":"&lt;sup&gt;27&lt;/sup&gt;","plainTextFormattedCitation":"27","previouslyFormattedCitation":"&lt;sup&gt;27&lt;/sup&gt;"},"properties":{"noteIndex":0},"schema":"https://github.com/citation-style-language/schema/raw/master/csl-citation.json"}</w:instrText>
      </w:r>
      <w:r>
        <w:rPr>
          <w:rFonts w:ascii="Times New Roman" w:eastAsia="맑은 고딕" w:hAnsi="Times New Roman" w:cs="Times New Roman"/>
          <w:sz w:val="24"/>
          <w:szCs w:val="24"/>
          <w:lang w:val="en-GB"/>
        </w:rPr>
        <w:fldChar w:fldCharType="separate"/>
      </w:r>
      <w:r w:rsidRPr="007E3DD9">
        <w:rPr>
          <w:rFonts w:ascii="Times New Roman" w:eastAsia="맑은 고딕" w:hAnsi="Times New Roman" w:cs="Times New Roman"/>
          <w:noProof/>
          <w:sz w:val="24"/>
          <w:szCs w:val="24"/>
          <w:vertAlign w:val="superscript"/>
          <w:lang w:val="en-GB"/>
        </w:rPr>
        <w:t>27</w:t>
      </w:r>
      <w:r>
        <w:rPr>
          <w:rFonts w:ascii="Times New Roman" w:eastAsia="맑은 고딕" w:hAnsi="Times New Roman" w:cs="Times New Roman"/>
          <w:sz w:val="24"/>
          <w:szCs w:val="24"/>
          <w:lang w:val="en-GB"/>
        </w:rPr>
        <w:fldChar w:fldCharType="end"/>
      </w:r>
      <w:r>
        <w:rPr>
          <w:rFonts w:ascii="Times New Roman" w:eastAsia="맑은 고딕" w:hAnsi="Times New Roman" w:cs="Times New Roman"/>
          <w:sz w:val="24"/>
          <w:szCs w:val="24"/>
          <w:lang w:val="en-GB"/>
        </w:rPr>
        <w:t>. We computed the proportion of LBW cases to the total births (0.016) and used in the simulation as the true LBW proportion. The underlying effect estimate of PM</w:t>
      </w:r>
      <w:r>
        <w:rPr>
          <w:rFonts w:ascii="Times New Roman" w:eastAsia="맑은 고딕" w:hAnsi="Times New Roman" w:cs="Times New Roman"/>
          <w:sz w:val="24"/>
          <w:szCs w:val="24"/>
          <w:vertAlign w:val="subscript"/>
          <w:lang w:val="en-GB"/>
        </w:rPr>
        <w:t>10</w:t>
      </w:r>
      <w:r>
        <w:rPr>
          <w:rFonts w:ascii="Times New Roman" w:eastAsia="맑은 고딕" w:hAnsi="Times New Roman" w:cs="Times New Roman"/>
          <w:sz w:val="24"/>
          <w:szCs w:val="24"/>
          <w:lang w:val="en-GB"/>
        </w:rPr>
        <w:t xml:space="preserve"> on LBW (0.003) was obtained from the previous study of the association between PM</w:t>
      </w:r>
      <w:r>
        <w:rPr>
          <w:rFonts w:ascii="Times New Roman" w:eastAsia="맑은 고딕" w:hAnsi="Times New Roman" w:cs="Times New Roman"/>
          <w:sz w:val="24"/>
          <w:szCs w:val="24"/>
          <w:vertAlign w:val="subscript"/>
          <w:lang w:val="en-GB"/>
        </w:rPr>
        <w:t>10</w:t>
      </w:r>
      <w:r>
        <w:rPr>
          <w:rFonts w:ascii="Times New Roman" w:eastAsia="맑은 고딕" w:hAnsi="Times New Roman" w:cs="Times New Roman"/>
          <w:sz w:val="24"/>
          <w:szCs w:val="24"/>
          <w:lang w:val="en-GB"/>
        </w:rPr>
        <w:t xml:space="preserve"> and LBW in 549,270 non-employed mothers residing in Seoul, for 2002-2012</w:t>
      </w:r>
      <w:r>
        <w:rPr>
          <w:rFonts w:ascii="Times New Roman" w:eastAsia="맑은 고딕" w:hAnsi="Times New Roman" w:cs="Times New Roman"/>
          <w:sz w:val="24"/>
          <w:szCs w:val="24"/>
          <w:lang w:val="en-GB"/>
        </w:rPr>
        <w:fldChar w:fldCharType="begin" w:fldLock="1"/>
      </w:r>
      <w:r>
        <w:rPr>
          <w:rFonts w:ascii="Times New Roman" w:eastAsia="맑은 고딕" w:hAnsi="Times New Roman" w:cs="Times New Roman"/>
          <w:sz w:val="24"/>
          <w:szCs w:val="24"/>
          <w:lang w:val="en-GB"/>
        </w:rPr>
        <w:instrText>ADDIN CSL_CITATION {"citationItems":[{"id":"ITEM-1","itemData":{"DOI":"10.1186/s12884-019-2401-9","ISSN":"1471-2393","abstract":"BACKGROUND: Fetal growth has been known to be associated with particulate matter (PM) air pollution during gestation. Given that regular working may deviate outdoor air pollution exposure, the association between air pollution and fetal growth restriction can be different across maternal working status. This study was to assess possible effect modification by maternal employment in the association between exposure to PM during pregnancy and fetal growth restriction. METHODS: Using hourly PM less than or equal to 10 and 2.5 μm in diameter (PM10 and PM2.5) regulatory monitoring data for 2001-2012 and 2008-2012, respectively, and birth certificate data for 2002-2012, we computed maternal exposures with district-level averages of PM10 and PM2.5 during one year before birth, entire pregnancy, and the 1st, 2nd and 3rd trimesters. The outcomes of fetal growth restriction were assessed by small for gestational age (SGA, weighted &lt;10th percentile in the same gestational age) as well as low birth weight (LBW, &lt; 2.5 kg) at term. We performed logistic regression to examine the association between PM and each of fetal growth restriction outcomes adjusting for individual risk factors. For effect modification by maternal employment, we estimated adjusted odds ratio (OR) of SGA or LBW for interquartile (IQR) increases in PM10 or PM2.5 stratified by employed and non-employed mothers. We also computed relative excess risk due to interaction (RERI) to investigate additive interaction. RESULTS: Among 824,011 singleton term births, 34.0% (279,856) were employed and 66.0% (544,155) were non-employed mothers. Proportions of LBW were 1.5% in employed and 1.6% in non-employed (P &lt; 0.001). SGA occurred in 12.7% of employed and 12.8% of non- employed (P = 0.124) mothers. For non-employed mothers, we observed increased odds of SGA per IQR increase in PM10 for one year before birth (OR = 1.02, 95% confidence intervals (CI): 1.00-1.04, P = 0.028). ORs of SGA for full pregnancy period and the 3rd trimester were also positive but did not reach statistical significance. We did not observe positive association for PM2.5. RERI was not significant both for PM10 and PM2.5. CONCLUSIONS: We did not observe evidence of effect modification by maternal employment in the association between ambient PM and fetal growth restriction. Future studies using more refined exposure measures should confirm this finding.","author":[{"dropping-particle":"","family":"Choe","given":"Seung-Ah","non-dropping-particle":"","parse-names":false,"suffix":""},{"dropping-particle":"","family":"Jang","given":"Jiyeong","non-dropping-particle":"","parse-names":false,"suffix":""},{"dropping-particle":"","family":"Kim","given":"Min Jung","non-dropping-particle":"","parse-names":false,"suffix":""},{"dropping-particle":"","family":"Jun","given":"Yoon-Bae","non-dropping-particle":"","parse-names":false,"suffix":""},{"dropping-particle":"","family":"Kim","given":"Sun-Young","non-dropping-particle":"","parse-names":false,"suffix":""}],"container-title":"BMC pregnancy and childbirth","id":"ITEM-1","issue":"1","issued":{"date-parts":[["2019"]]},"language":"eng","page":"246","title":"Association between ambient particulate matter concentration and fetal growth restriction stratified by maternal employment","type":"article-journal","volume":"19"},"uris":["http://www.mendeley.com/documents/?uuid=b24cd5d8-06a1-457d-a00e-32c0d4ba2bca"]}],"mendeley":{"formattedCitation":"&lt;sup&gt;27&lt;/sup&gt;","plainTextFormattedCitation":"27","previouslyFormattedCitation":"&lt;sup&gt;27&lt;/sup&gt;"},"properties":{"noteIndex":0},"schema":"https://github.com/citation-style-language/schema/raw/master/csl-citation.json"}</w:instrText>
      </w:r>
      <w:r>
        <w:rPr>
          <w:rFonts w:ascii="Times New Roman" w:eastAsia="맑은 고딕" w:hAnsi="Times New Roman" w:cs="Times New Roman"/>
          <w:sz w:val="24"/>
          <w:szCs w:val="24"/>
          <w:lang w:val="en-GB"/>
        </w:rPr>
        <w:fldChar w:fldCharType="separate"/>
      </w:r>
      <w:r w:rsidRPr="007E3DD9">
        <w:rPr>
          <w:rFonts w:ascii="Times New Roman" w:eastAsia="맑은 고딕" w:hAnsi="Times New Roman" w:cs="Times New Roman"/>
          <w:noProof/>
          <w:sz w:val="24"/>
          <w:szCs w:val="24"/>
          <w:vertAlign w:val="superscript"/>
          <w:lang w:val="en-GB"/>
        </w:rPr>
        <w:t>27</w:t>
      </w:r>
      <w:r>
        <w:rPr>
          <w:rFonts w:ascii="Times New Roman" w:eastAsia="맑은 고딕" w:hAnsi="Times New Roman" w:cs="Times New Roman"/>
          <w:sz w:val="24"/>
          <w:szCs w:val="24"/>
          <w:lang w:val="en-GB"/>
        </w:rPr>
        <w:fldChar w:fldCharType="end"/>
      </w:r>
      <w:r>
        <w:rPr>
          <w:rFonts w:ascii="Times New Roman" w:eastAsia="맑은 고딕" w:hAnsi="Times New Roman" w:cs="Times New Roman"/>
          <w:sz w:val="24"/>
          <w:szCs w:val="24"/>
          <w:lang w:val="en-GB"/>
        </w:rPr>
        <w:t>. To focus on the spatial variation, we restricted our study period to a single year in 2010 and selected 46,007 mothers who had births in 2010.</w:t>
      </w:r>
    </w:p>
    <w:p w14:paraId="5C6FDDFF" w14:textId="77777777" w:rsidR="00A458F8" w:rsidRPr="00E13401" w:rsidRDefault="00A458F8" w:rsidP="00A458F8">
      <w:pPr>
        <w:spacing w:line="480" w:lineRule="auto"/>
        <w:rPr>
          <w:rFonts w:ascii="Times New Roman" w:hAnsi="Times New Roman" w:cs="Times New Roman"/>
          <w:sz w:val="24"/>
          <w:szCs w:val="24"/>
          <w:u w:val="single"/>
        </w:rPr>
      </w:pPr>
      <w:r w:rsidRPr="00E13401">
        <w:rPr>
          <w:rFonts w:ascii="Times New Roman" w:hAnsi="Times New Roman" w:cs="Times New Roman"/>
          <w:sz w:val="24"/>
          <w:szCs w:val="24"/>
          <w:u w:val="single"/>
        </w:rPr>
        <w:lastRenderedPageBreak/>
        <w:t>Residential Address Assignment</w:t>
      </w:r>
    </w:p>
    <w:p w14:paraId="0A2DE0B2" w14:textId="119B0EBF" w:rsidR="00A458F8" w:rsidRDefault="00A458F8" w:rsidP="00B37023">
      <w:pPr>
        <w:spacing w:line="480" w:lineRule="auto"/>
        <w:ind w:firstLine="800"/>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Because mothers’ residential addresses in birth certificate data are available at the district level, we generated the locations of mothers’ homes based on the spatial distribution of the number of births. Seoul, the Capital of South Korea, is composed of 25 districts (median area and average population in 2010: 21.59 km</w:t>
      </w:r>
      <w:r>
        <w:rPr>
          <w:rFonts w:ascii="Times New Roman" w:eastAsia="맑은 고딕" w:hAnsi="Times New Roman" w:cs="Times New Roman"/>
          <w:sz w:val="24"/>
          <w:szCs w:val="24"/>
          <w:vertAlign w:val="superscript"/>
          <w:lang w:val="en-GB"/>
        </w:rPr>
        <w:t>2</w:t>
      </w:r>
      <w:r>
        <w:rPr>
          <w:rFonts w:ascii="Times New Roman" w:eastAsia="맑은 고딕" w:hAnsi="Times New Roman" w:cs="Times New Roman"/>
          <w:sz w:val="24"/>
          <w:szCs w:val="24"/>
          <w:lang w:val="en-GB"/>
        </w:rPr>
        <w:t xml:space="preserve"> and 412,520) and 422 neighbourhoods (8.69 km</w:t>
      </w:r>
      <w:r>
        <w:rPr>
          <w:rFonts w:ascii="Times New Roman" w:eastAsia="맑은 고딕" w:hAnsi="Times New Roman" w:cs="Times New Roman"/>
          <w:sz w:val="24"/>
          <w:szCs w:val="24"/>
          <w:vertAlign w:val="superscript"/>
          <w:lang w:val="en-GB"/>
        </w:rPr>
        <w:t>2</w:t>
      </w:r>
      <w:r>
        <w:rPr>
          <w:rFonts w:ascii="Times New Roman" w:eastAsia="맑은 고딕" w:hAnsi="Times New Roman" w:cs="Times New Roman"/>
          <w:sz w:val="24"/>
          <w:szCs w:val="24"/>
          <w:lang w:val="en-GB"/>
        </w:rPr>
        <w:t xml:space="preserve"> and 24,323). There are 16,230</w:t>
      </w:r>
      <w:r>
        <w:rPr>
          <w:rFonts w:ascii="Times New Roman" w:eastAsia="맑은 고딕" w:hAnsi="Times New Roman" w:cs="Times New Roman"/>
          <w:color w:val="FF0000"/>
          <w:sz w:val="24"/>
          <w:szCs w:val="24"/>
          <w:lang w:val="en-GB"/>
        </w:rPr>
        <w:t xml:space="preserve"> </w:t>
      </w:r>
      <w:r>
        <w:rPr>
          <w:rFonts w:ascii="Times New Roman" w:eastAsia="맑은 고딕" w:hAnsi="Times New Roman" w:cs="Times New Roman"/>
          <w:sz w:val="24"/>
          <w:szCs w:val="24"/>
          <w:lang w:val="en-GB"/>
        </w:rPr>
        <w:t>census tracts (0.02 km</w:t>
      </w:r>
      <w:r>
        <w:rPr>
          <w:rFonts w:ascii="Times New Roman" w:eastAsia="맑은 고딕" w:hAnsi="Times New Roman" w:cs="Times New Roman"/>
          <w:sz w:val="24"/>
          <w:szCs w:val="24"/>
          <w:vertAlign w:val="superscript"/>
          <w:lang w:val="en-GB"/>
        </w:rPr>
        <w:t>2</w:t>
      </w:r>
      <w:r>
        <w:rPr>
          <w:rFonts w:ascii="Times New Roman" w:eastAsia="맑은 고딕" w:hAnsi="Times New Roman" w:cs="Times New Roman"/>
          <w:sz w:val="24"/>
          <w:szCs w:val="24"/>
          <w:lang w:val="en-GB"/>
        </w:rPr>
        <w:t xml:space="preserve"> and 821) as the smallest census territorial unit nested within neighbourhoods. We treated census tract centroids</w:t>
      </w:r>
      <w:r w:rsidRPr="00934A86">
        <w:rPr>
          <w:rFonts w:ascii="Times New Roman" w:eastAsia="맑은 고딕" w:hAnsi="Times New Roman" w:cs="Times New Roman"/>
          <w:sz w:val="24"/>
          <w:szCs w:val="24"/>
          <w:lang w:val="en-GB"/>
        </w:rPr>
        <w:t xml:space="preserve"> </w:t>
      </w:r>
      <w:r>
        <w:rPr>
          <w:rFonts w:ascii="Times New Roman" w:eastAsia="맑은 고딕" w:hAnsi="Times New Roman" w:cs="Times New Roman"/>
          <w:sz w:val="24"/>
          <w:szCs w:val="24"/>
          <w:lang w:val="en-GB"/>
        </w:rPr>
        <w:t xml:space="preserve">as </w:t>
      </w:r>
      <w:r w:rsidR="003001B8">
        <w:rPr>
          <w:rFonts w:ascii="Times New Roman" w:eastAsia="맑은 고딕" w:hAnsi="Times New Roman" w:cs="Times New Roman"/>
          <w:sz w:val="24"/>
          <w:szCs w:val="24"/>
          <w:lang w:val="en-GB"/>
        </w:rPr>
        <w:t xml:space="preserve">a small unit of </w:t>
      </w:r>
      <w:r>
        <w:rPr>
          <w:rFonts w:ascii="Times New Roman" w:eastAsia="맑은 고딕" w:hAnsi="Times New Roman" w:cs="Times New Roman"/>
          <w:sz w:val="24"/>
          <w:szCs w:val="24"/>
          <w:lang w:val="en-GB"/>
        </w:rPr>
        <w:t xml:space="preserve">mothers’ potential home addresses and randomly sampled the centroids for the mothers in each district with the weight of the numbers of live births across neighbourhoods of each district. </w:t>
      </w:r>
      <w:r w:rsidR="007E4151">
        <w:rPr>
          <w:rFonts w:ascii="Times New Roman" w:eastAsia="맑은 고딕" w:hAnsi="Times New Roman" w:cs="Times New Roman"/>
          <w:sz w:val="24"/>
          <w:szCs w:val="24"/>
          <w:lang w:val="en-GB"/>
        </w:rPr>
        <w:t>C</w:t>
      </w:r>
      <w:r>
        <w:rPr>
          <w:rFonts w:ascii="Times New Roman" w:eastAsia="맑은 고딕" w:hAnsi="Times New Roman" w:cs="Times New Roman"/>
          <w:sz w:val="24"/>
          <w:szCs w:val="24"/>
          <w:lang w:val="en-GB"/>
        </w:rPr>
        <w:t>ensus tract centroids are considered socio-demographically homogeneous within an area and different across areas.</w:t>
      </w:r>
      <w:r w:rsidR="007E4151">
        <w:rPr>
          <w:rFonts w:ascii="Times New Roman" w:eastAsia="맑은 고딕" w:hAnsi="Times New Roman" w:cs="Times New Roman"/>
          <w:sz w:val="24"/>
          <w:szCs w:val="24"/>
          <w:lang w:val="en-GB"/>
        </w:rPr>
        <w:t xml:space="preserve"> Consequently, the geographic constraints on the census tract centroids of residential addresses can reflect the real situation much better than naïve random address assignment.</w:t>
      </w:r>
      <w:r>
        <w:rPr>
          <w:rFonts w:ascii="Times New Roman" w:eastAsia="맑은 고딕" w:hAnsi="Times New Roman" w:cs="Times New Roman"/>
          <w:sz w:val="24"/>
          <w:szCs w:val="24"/>
          <w:lang w:val="en-GB"/>
        </w:rPr>
        <w:t xml:space="preserve"> We treated these locations fixed over the simulation.</w:t>
      </w:r>
    </w:p>
    <w:p w14:paraId="0E7D428E" w14:textId="77777777" w:rsidR="00B37023" w:rsidRPr="00B37023" w:rsidRDefault="00B37023" w:rsidP="00B37023">
      <w:pPr>
        <w:spacing w:line="480" w:lineRule="auto"/>
        <w:jc w:val="left"/>
        <w:rPr>
          <w:rFonts w:ascii="Times New Roman" w:eastAsia="맑은 고딕" w:hAnsi="Times New Roman" w:cs="Times New Roman"/>
          <w:sz w:val="24"/>
          <w:szCs w:val="24"/>
          <w:u w:val="single"/>
          <w:lang w:val="en-GB"/>
        </w:rPr>
      </w:pPr>
      <w:r w:rsidRPr="00B37023">
        <w:rPr>
          <w:rFonts w:ascii="Times New Roman" w:eastAsia="맑은 고딕" w:hAnsi="Times New Roman" w:cs="Times New Roman"/>
          <w:sz w:val="24"/>
          <w:szCs w:val="24"/>
          <w:u w:val="single"/>
          <w:lang w:val="en-GB"/>
        </w:rPr>
        <w:t>Exposure Generation</w:t>
      </w:r>
    </w:p>
    <w:tbl>
      <w:tblPr>
        <w:tblStyle w:val="af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9"/>
        <w:gridCol w:w="5966"/>
        <w:gridCol w:w="1571"/>
      </w:tblGrid>
      <w:tr w:rsidR="00B37023" w14:paraId="25C66622" w14:textId="77777777" w:rsidTr="00B37023">
        <w:tc>
          <w:tcPr>
            <w:tcW w:w="1526" w:type="dxa"/>
            <w:vAlign w:val="center"/>
          </w:tcPr>
          <w:p w14:paraId="766EF582" w14:textId="77777777" w:rsidR="00B37023" w:rsidRPr="001F50D8" w:rsidRDefault="00B37023" w:rsidP="00B37023">
            <w:pPr>
              <w:spacing w:line="480" w:lineRule="auto"/>
              <w:jc w:val="left"/>
              <w:rPr>
                <w:rFonts w:ascii="Times New Roman" w:eastAsia="맑은 고딕" w:hAnsi="Times New Roman" w:cs="Times New Roman"/>
                <w:sz w:val="24"/>
                <w:szCs w:val="24"/>
                <w:lang w:val="en-GB"/>
              </w:rPr>
            </w:pPr>
          </w:p>
        </w:tc>
        <w:tc>
          <w:tcPr>
            <w:tcW w:w="6095" w:type="dxa"/>
            <w:vAlign w:val="center"/>
          </w:tcPr>
          <w:p w14:paraId="19CD77B6" w14:textId="77777777" w:rsidR="00B37023" w:rsidRPr="001F50D8" w:rsidRDefault="00B37023" w:rsidP="00B37023">
            <w:pPr>
              <w:spacing w:line="480" w:lineRule="auto"/>
              <w:jc w:val="left"/>
              <w:rPr>
                <w:rFonts w:ascii="Times New Roman" w:eastAsia="맑은 고딕" w:hAnsi="Times New Roman" w:cs="Times New Roman"/>
                <w:sz w:val="24"/>
                <w:szCs w:val="24"/>
                <w:lang w:val="en-GB"/>
              </w:rPr>
            </w:pPr>
            <m:oMathPara>
              <m:oMath>
                <m:r>
                  <w:rPr>
                    <w:rFonts w:ascii="Cambria Math" w:eastAsia="맑은 고딕" w:hAnsi="Cambria Math" w:cs="Times New Roman"/>
                    <w:sz w:val="24"/>
                    <w:szCs w:val="24"/>
                    <w:lang w:val="en-GB"/>
                  </w:rPr>
                  <m:t>X</m:t>
                </m:r>
                <m:d>
                  <m:dPr>
                    <m:ctrlPr>
                      <w:rPr>
                        <w:rFonts w:ascii="Cambria Math" w:eastAsia="맑은 고딕" w:hAnsi="Cambria Math" w:cs="Times New Roman"/>
                        <w:i/>
                        <w:sz w:val="24"/>
                        <w:szCs w:val="24"/>
                        <w:lang w:val="en-GB"/>
                      </w:rPr>
                    </m:ctrlPr>
                  </m:dPr>
                  <m:e>
                    <m:r>
                      <w:rPr>
                        <w:rFonts w:ascii="Cambria Math" w:eastAsia="맑은 고딕" w:hAnsi="Cambria Math" w:cs="Times New Roman"/>
                        <w:sz w:val="24"/>
                        <w:szCs w:val="24"/>
                        <w:lang w:val="en-GB"/>
                      </w:rPr>
                      <m:t>s</m:t>
                    </m:r>
                  </m:e>
                </m:d>
                <m:r>
                  <w:rPr>
                    <w:rFonts w:ascii="Cambria Math" w:eastAsia="맑은 고딕" w:hAnsi="Cambria Math" w:cs="Times New Roman"/>
                    <w:sz w:val="24"/>
                    <w:szCs w:val="24"/>
                    <w:lang w:val="en-GB"/>
                  </w:rPr>
                  <m:t>= μ</m:t>
                </m:r>
                <m:d>
                  <m:dPr>
                    <m:ctrlPr>
                      <w:rPr>
                        <w:rFonts w:ascii="Cambria Math" w:eastAsia="맑은 고딕" w:hAnsi="Cambria Math" w:cs="Times New Roman"/>
                        <w:i/>
                        <w:sz w:val="24"/>
                        <w:szCs w:val="24"/>
                        <w:lang w:val="en-GB"/>
                      </w:rPr>
                    </m:ctrlPr>
                  </m:dPr>
                  <m:e>
                    <m:r>
                      <m:rPr>
                        <m:sty m:val="bi"/>
                      </m:rPr>
                      <w:rPr>
                        <w:rFonts w:ascii="Cambria Math" w:eastAsia="맑은 고딕" w:hAnsi="Cambria Math" w:cs="Times New Roman"/>
                        <w:sz w:val="24"/>
                        <w:szCs w:val="24"/>
                        <w:lang w:val="en-GB"/>
                      </w:rPr>
                      <m:t>Z</m:t>
                    </m:r>
                    <m:d>
                      <m:dPr>
                        <m:ctrlPr>
                          <w:rPr>
                            <w:rFonts w:ascii="Cambria Math" w:eastAsia="맑은 고딕" w:hAnsi="Cambria Math" w:cs="Times New Roman"/>
                            <w:i/>
                            <w:sz w:val="24"/>
                            <w:szCs w:val="24"/>
                            <w:lang w:val="en-GB"/>
                          </w:rPr>
                        </m:ctrlPr>
                      </m:dPr>
                      <m:e>
                        <m:r>
                          <w:rPr>
                            <w:rFonts w:ascii="Cambria Math" w:eastAsia="맑은 고딕" w:hAnsi="Cambria Math" w:cs="Times New Roman"/>
                            <w:sz w:val="24"/>
                            <w:szCs w:val="24"/>
                            <w:lang w:val="en-GB"/>
                          </w:rPr>
                          <m:t>s</m:t>
                        </m:r>
                      </m:e>
                    </m:d>
                    <m:r>
                      <w:rPr>
                        <w:rFonts w:ascii="Cambria Math" w:eastAsia="맑은 고딕" w:hAnsi="Cambria Math" w:cs="Times New Roman"/>
                        <w:sz w:val="24"/>
                        <w:szCs w:val="24"/>
                        <w:lang w:val="en-GB"/>
                      </w:rPr>
                      <m:t>;</m:t>
                    </m:r>
                    <m:r>
                      <m:rPr>
                        <m:sty m:val="b"/>
                      </m:rPr>
                      <w:rPr>
                        <w:rFonts w:ascii="Cambria Math" w:eastAsia="맑은 고딕" w:hAnsi="Cambria Math" w:cs="Times New Roman"/>
                        <w:sz w:val="24"/>
                        <w:szCs w:val="24"/>
                        <w:lang w:val="en-GB"/>
                      </w:rPr>
                      <m:t>γ</m:t>
                    </m:r>
                  </m:e>
                </m:d>
                <m:r>
                  <w:rPr>
                    <w:rFonts w:ascii="Cambria Math" w:eastAsia="맑은 고딕" w:hAnsi="Cambria Math" w:cs="Times New Roman"/>
                    <w:sz w:val="24"/>
                    <w:szCs w:val="24"/>
                    <w:lang w:val="en-GB"/>
                  </w:rPr>
                  <m:t>+ η</m:t>
                </m:r>
                <m:d>
                  <m:dPr>
                    <m:ctrlPr>
                      <w:rPr>
                        <w:rFonts w:ascii="Cambria Math" w:eastAsia="맑은 고딕" w:hAnsi="Cambria Math" w:cs="Times New Roman"/>
                        <w:i/>
                        <w:sz w:val="24"/>
                        <w:szCs w:val="24"/>
                        <w:lang w:val="en-GB"/>
                      </w:rPr>
                    </m:ctrlPr>
                  </m:dPr>
                  <m:e>
                    <m:r>
                      <w:rPr>
                        <w:rFonts w:ascii="Cambria Math" w:eastAsia="맑은 고딕" w:hAnsi="Cambria Math" w:cs="Times New Roman"/>
                        <w:sz w:val="24"/>
                        <w:szCs w:val="24"/>
                        <w:lang w:val="en-GB"/>
                      </w:rPr>
                      <m:t>s;</m:t>
                    </m:r>
                    <m:sSup>
                      <m:sSupPr>
                        <m:ctrlPr>
                          <w:rPr>
                            <w:rFonts w:ascii="Cambria Math" w:eastAsia="맑은 고딕" w:hAnsi="Cambria Math" w:cs="Times New Roman"/>
                            <w:sz w:val="24"/>
                            <w:szCs w:val="24"/>
                            <w:lang w:val="en-GB"/>
                          </w:rPr>
                        </m:ctrlPr>
                      </m:sSupPr>
                      <m:e>
                        <m:r>
                          <w:rPr>
                            <w:rFonts w:ascii="Cambria Math" w:eastAsia="맑은 고딕" w:hAnsi="Cambria Math" w:cs="Times New Roman"/>
                            <w:sz w:val="24"/>
                            <w:szCs w:val="24"/>
                            <w:lang w:val="en-GB"/>
                          </w:rPr>
                          <m:t>σ</m:t>
                        </m:r>
                      </m:e>
                      <m:sup>
                        <m:r>
                          <w:rPr>
                            <w:rFonts w:ascii="Cambria Math" w:eastAsia="맑은 고딕" w:hAnsi="Cambria Math" w:cs="Times New Roman"/>
                            <w:sz w:val="24"/>
                            <w:szCs w:val="24"/>
                            <w:lang w:val="en-GB"/>
                          </w:rPr>
                          <m:t>2</m:t>
                        </m:r>
                      </m:sup>
                    </m:sSup>
                    <m:r>
                      <w:rPr>
                        <w:rFonts w:ascii="Cambria Math" w:eastAsia="맑은 고딕" w:hAnsi="Cambria Math" w:cs="Times New Roman"/>
                        <w:sz w:val="24"/>
                        <w:szCs w:val="24"/>
                        <w:lang w:val="en-GB"/>
                      </w:rPr>
                      <m:t>,</m:t>
                    </m:r>
                    <m:r>
                      <m:rPr>
                        <m:sty m:val="p"/>
                      </m:rPr>
                      <w:rPr>
                        <w:rFonts w:ascii="Cambria Math" w:eastAsia="맑은 고딕" w:hAnsi="Cambria Math" w:cs="Cambria Math"/>
                        <w:sz w:val="24"/>
                        <w:szCs w:val="24"/>
                        <w:lang w:val="en-GB"/>
                      </w:rPr>
                      <m:t>ϕ</m:t>
                    </m:r>
                  </m:e>
                </m:d>
                <m:r>
                  <w:rPr>
                    <w:rFonts w:ascii="Cambria Math" w:eastAsia="맑은 고딕" w:hAnsi="Cambria Math" w:cs="Times New Roman"/>
                    <w:sz w:val="24"/>
                    <w:szCs w:val="24"/>
                    <w:lang w:val="en-GB"/>
                  </w:rPr>
                  <m:t>+ ε(s;</m:t>
                </m:r>
                <m:r>
                  <m:rPr>
                    <m:sty m:val="p"/>
                  </m:rPr>
                  <w:rPr>
                    <w:rFonts w:ascii="Cambria Math" w:eastAsia="맑은 고딕" w:hAnsi="Cambria Math" w:cs="Times New Roman"/>
                    <w:sz w:val="24"/>
                    <w:szCs w:val="24"/>
                    <w:lang w:val="en-GB"/>
                  </w:rPr>
                  <m:t>τ</m:t>
                </m:r>
                <m:r>
                  <w:rPr>
                    <w:rFonts w:ascii="Cambria Math" w:eastAsia="맑은 고딕" w:hAnsi="Cambria Math" w:cs="Times New Roman"/>
                    <w:sz w:val="24"/>
                    <w:szCs w:val="24"/>
                    <w:lang w:val="en-GB"/>
                  </w:rPr>
                  <m:t>)</m:t>
                </m:r>
              </m:oMath>
            </m:oMathPara>
          </w:p>
        </w:tc>
        <w:tc>
          <w:tcPr>
            <w:tcW w:w="1603" w:type="dxa"/>
            <w:vAlign w:val="center"/>
          </w:tcPr>
          <w:p w14:paraId="7A7641C7" w14:textId="77777777" w:rsidR="00B37023" w:rsidRPr="001F50D8" w:rsidRDefault="00B37023" w:rsidP="00B37023">
            <w:pPr>
              <w:spacing w:line="480" w:lineRule="auto"/>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w:t>
            </w:r>
            <w:r>
              <w:rPr>
                <w:rFonts w:ascii="Times New Roman" w:eastAsia="맑은 고딕" w:hAnsi="Times New Roman" w:cs="Times New Roman"/>
                <w:sz w:val="24"/>
                <w:szCs w:val="24"/>
                <w:lang w:val="en-GB"/>
              </w:rPr>
              <w:fldChar w:fldCharType="begin"/>
            </w:r>
            <w:r>
              <w:rPr>
                <w:rFonts w:ascii="Times New Roman" w:eastAsia="맑은 고딕" w:hAnsi="Times New Roman" w:cs="Times New Roman"/>
                <w:sz w:val="24"/>
                <w:szCs w:val="24"/>
                <w:lang w:val="en-GB"/>
              </w:rPr>
              <w:instrText xml:space="preserve"> </w:instrText>
            </w:r>
            <w:r>
              <w:rPr>
                <w:rFonts w:ascii="Times New Roman" w:eastAsia="맑은 고딕" w:hAnsi="Times New Roman" w:cs="Times New Roman" w:hint="eastAsia"/>
                <w:sz w:val="24"/>
                <w:szCs w:val="24"/>
                <w:lang w:val="en-GB"/>
              </w:rPr>
              <w:instrText>SEQ eq \* MERGEFORMAT</w:instrText>
            </w:r>
            <w:r>
              <w:rPr>
                <w:rFonts w:ascii="Times New Roman" w:eastAsia="맑은 고딕" w:hAnsi="Times New Roman" w:cs="Times New Roman"/>
                <w:sz w:val="24"/>
                <w:szCs w:val="24"/>
                <w:lang w:val="en-GB"/>
              </w:rPr>
              <w:instrText xml:space="preserve"> </w:instrText>
            </w:r>
            <w:r>
              <w:rPr>
                <w:rFonts w:ascii="Times New Roman" w:eastAsia="맑은 고딕" w:hAnsi="Times New Roman" w:cs="Times New Roman"/>
                <w:sz w:val="24"/>
                <w:szCs w:val="24"/>
                <w:lang w:val="en-GB"/>
              </w:rPr>
              <w:fldChar w:fldCharType="separate"/>
            </w:r>
            <w:r>
              <w:rPr>
                <w:rFonts w:ascii="Times New Roman" w:eastAsia="맑은 고딕" w:hAnsi="Times New Roman" w:cs="Times New Roman"/>
                <w:noProof/>
                <w:sz w:val="24"/>
                <w:szCs w:val="24"/>
                <w:lang w:val="en-GB"/>
              </w:rPr>
              <w:t>1</w:t>
            </w:r>
            <w:r>
              <w:rPr>
                <w:rFonts w:ascii="Times New Roman" w:eastAsia="맑은 고딕" w:hAnsi="Times New Roman" w:cs="Times New Roman"/>
                <w:sz w:val="24"/>
                <w:szCs w:val="24"/>
                <w:lang w:val="en-GB"/>
              </w:rPr>
              <w:fldChar w:fldCharType="end"/>
            </w:r>
            <w:r>
              <w:rPr>
                <w:rFonts w:ascii="Times New Roman" w:eastAsia="맑은 고딕" w:hAnsi="Times New Roman" w:cs="Times New Roman"/>
                <w:sz w:val="24"/>
                <w:szCs w:val="24"/>
                <w:lang w:val="en-GB"/>
              </w:rPr>
              <w:t>)</w:t>
            </w:r>
          </w:p>
        </w:tc>
      </w:tr>
    </w:tbl>
    <w:p w14:paraId="1BC00067" w14:textId="1B8C658D" w:rsidR="00716C6E" w:rsidRPr="00B37023" w:rsidRDefault="00B37023" w:rsidP="00A918B5">
      <w:pPr>
        <w:pStyle w:val="af"/>
        <w:shd w:val="clear" w:color="auto" w:fill="FFFFFF"/>
        <w:spacing w:line="480" w:lineRule="auto"/>
        <w:ind w:firstLine="800"/>
        <w:jc w:val="left"/>
        <w:rPr>
          <w:rFonts w:ascii="Times New Roman" w:hAnsi="Times New Roman" w:cs="Times New Roman"/>
          <w:sz w:val="24"/>
          <w:szCs w:val="24"/>
          <w:lang w:val="en-GB"/>
        </w:rPr>
      </w:pPr>
      <w:r>
        <w:rPr>
          <w:rFonts w:ascii="Times New Roman" w:eastAsia="맑은 고딕" w:hAnsi="Times New Roman" w:cs="Times New Roman"/>
          <w:sz w:val="24"/>
          <w:szCs w:val="24"/>
          <w:lang w:val="en-GB"/>
        </w:rPr>
        <w:t xml:space="preserve">We generated true annual average </w:t>
      </w:r>
      <w:r w:rsidRPr="00A14A48">
        <w:rPr>
          <w:rFonts w:ascii="Times New Roman" w:eastAsia="맑은 고딕" w:hAnsi="Times New Roman" w:cs="Times New Roman"/>
          <w:sz w:val="24"/>
          <w:szCs w:val="24"/>
          <w:lang w:val="en-GB"/>
        </w:rPr>
        <w:t>PM</w:t>
      </w:r>
      <w:r w:rsidRPr="00A14A48">
        <w:rPr>
          <w:rFonts w:ascii="Times New Roman" w:eastAsia="맑은 고딕" w:hAnsi="Times New Roman" w:cs="Times New Roman"/>
          <w:sz w:val="24"/>
          <w:szCs w:val="24"/>
          <w:vertAlign w:val="subscript"/>
          <w:lang w:val="en-GB"/>
        </w:rPr>
        <w:t>10</w:t>
      </w:r>
      <w:r>
        <w:rPr>
          <w:rFonts w:ascii="Times New Roman" w:eastAsia="맑은 고딕" w:hAnsi="Times New Roman" w:cs="Times New Roman"/>
          <w:sz w:val="24"/>
          <w:szCs w:val="24"/>
          <w:vertAlign w:val="subscript"/>
          <w:lang w:val="en-GB"/>
        </w:rPr>
        <w:t xml:space="preserve"> </w:t>
      </w:r>
      <w:r>
        <w:rPr>
          <w:rFonts w:ascii="Times New Roman" w:eastAsia="맑은 고딕" w:hAnsi="Times New Roman" w:cs="Times New Roman"/>
          <w:sz w:val="24"/>
          <w:szCs w:val="24"/>
          <w:lang w:val="en-GB"/>
        </w:rPr>
        <w:t xml:space="preserve">concentrations, as true exposures to </w:t>
      </w:r>
      <w:r w:rsidRPr="00A14A48">
        <w:rPr>
          <w:rFonts w:ascii="Times New Roman" w:eastAsia="맑은 고딕" w:hAnsi="Times New Roman" w:cs="Times New Roman"/>
          <w:sz w:val="24"/>
          <w:szCs w:val="24"/>
          <w:lang w:val="en-GB"/>
        </w:rPr>
        <w:t>PM</w:t>
      </w:r>
      <w:r w:rsidRPr="00A14A48">
        <w:rPr>
          <w:rFonts w:ascii="Times New Roman" w:eastAsia="맑은 고딕" w:hAnsi="Times New Roman" w:cs="Times New Roman"/>
          <w:sz w:val="24"/>
          <w:szCs w:val="24"/>
          <w:vertAlign w:val="subscript"/>
          <w:lang w:val="en-GB"/>
        </w:rPr>
        <w:t>10</w:t>
      </w:r>
      <w:r>
        <w:rPr>
          <w:rFonts w:ascii="Times New Roman" w:eastAsia="맑은 고딕" w:hAnsi="Times New Roman" w:cs="Times New Roman"/>
          <w:sz w:val="24"/>
          <w:szCs w:val="24"/>
          <w:lang w:val="en-GB"/>
        </w:rPr>
        <w:t xml:space="preserve">, at all locations including 46,007 mothers’ homes, 37 air quality regulatory monitoring sites, and the centroids of </w:t>
      </w:r>
      <w:r w:rsidR="00A12D18">
        <w:rPr>
          <w:rFonts w:ascii="Times New Roman" w:eastAsia="맑은 고딕" w:hAnsi="Times New Roman" w:cs="Times New Roman"/>
          <w:sz w:val="24"/>
          <w:szCs w:val="24"/>
          <w:lang w:val="en-GB"/>
        </w:rPr>
        <w:t xml:space="preserve">25 district governmental offices, 422 neighbourhood community </w:t>
      </w:r>
      <w:proofErr w:type="spellStart"/>
      <w:r w:rsidR="00A12D18">
        <w:rPr>
          <w:rFonts w:ascii="Times New Roman" w:eastAsia="맑은 고딕" w:hAnsi="Times New Roman" w:cs="Times New Roman"/>
          <w:sz w:val="24"/>
          <w:szCs w:val="24"/>
          <w:lang w:val="en-GB"/>
        </w:rPr>
        <w:t>centers</w:t>
      </w:r>
      <w:proofErr w:type="spellEnd"/>
      <w:r w:rsidR="00A12D18">
        <w:rPr>
          <w:rFonts w:ascii="Times New Roman" w:eastAsia="맑은 고딕" w:hAnsi="Times New Roman" w:cs="Times New Roman"/>
          <w:sz w:val="24"/>
          <w:szCs w:val="24"/>
          <w:lang w:val="en-GB"/>
        </w:rPr>
        <w:t>, 16,230 census tract centroids, and 610 centroids on the 1-km grid</w:t>
      </w:r>
      <w:r>
        <w:rPr>
          <w:rFonts w:ascii="Times New Roman" w:eastAsia="맑은 고딕" w:hAnsi="Times New Roman" w:cs="Times New Roman"/>
          <w:sz w:val="24"/>
          <w:szCs w:val="24"/>
          <w:lang w:val="en-GB"/>
        </w:rPr>
        <w:t xml:space="preserve"> in Seoul. As shown in the equation (1), we a</w:t>
      </w:r>
      <w:r w:rsidRPr="00A14A48">
        <w:rPr>
          <w:rFonts w:ascii="Times New Roman" w:eastAsia="맑은 고딕" w:hAnsi="Times New Roman" w:cs="Times New Roman"/>
          <w:sz w:val="24"/>
          <w:szCs w:val="24"/>
          <w:lang w:val="en-GB"/>
        </w:rPr>
        <w:t>ssum</w:t>
      </w:r>
      <w:r>
        <w:rPr>
          <w:rFonts w:ascii="Times New Roman" w:eastAsia="맑은 고딕" w:hAnsi="Times New Roman" w:cs="Times New Roman"/>
          <w:sz w:val="24"/>
          <w:szCs w:val="24"/>
          <w:lang w:val="en-GB"/>
        </w:rPr>
        <w:t>ed</w:t>
      </w:r>
      <w:r w:rsidRPr="00A14A48">
        <w:rPr>
          <w:rFonts w:ascii="Times New Roman" w:eastAsia="맑은 고딕" w:hAnsi="Times New Roman" w:cs="Times New Roman"/>
          <w:sz w:val="24"/>
          <w:szCs w:val="24"/>
          <w:lang w:val="en-GB"/>
        </w:rPr>
        <w:t xml:space="preserve"> </w:t>
      </w:r>
      <w:r>
        <w:rPr>
          <w:rFonts w:ascii="Times New Roman" w:eastAsia="맑은 고딕" w:hAnsi="Times New Roman" w:cs="Times New Roman"/>
          <w:sz w:val="24"/>
          <w:szCs w:val="24"/>
          <w:lang w:val="en-GB"/>
        </w:rPr>
        <w:t xml:space="preserve">that the </w:t>
      </w:r>
      <w:r w:rsidRPr="00A14A48">
        <w:rPr>
          <w:rFonts w:ascii="Times New Roman" w:eastAsia="맑은 고딕" w:hAnsi="Times New Roman" w:cs="Times New Roman"/>
          <w:sz w:val="24"/>
          <w:szCs w:val="24"/>
          <w:lang w:val="en-GB"/>
        </w:rPr>
        <w:t xml:space="preserve">true exposure </w:t>
      </w:r>
      <w:r>
        <w:rPr>
          <w:rFonts w:ascii="Times New Roman" w:eastAsia="맑은 고딕" w:hAnsi="Times New Roman" w:cs="Times New Roman"/>
          <w:sz w:val="24"/>
          <w:szCs w:val="24"/>
          <w:lang w:val="en-GB"/>
        </w:rPr>
        <w:t>to PM</w:t>
      </w:r>
      <w:r w:rsidRPr="009B31A8">
        <w:rPr>
          <w:rFonts w:ascii="Times New Roman" w:eastAsia="맑은 고딕" w:hAnsi="Times New Roman" w:cs="Times New Roman"/>
          <w:sz w:val="24"/>
          <w:szCs w:val="24"/>
          <w:vertAlign w:val="subscript"/>
          <w:lang w:val="en-GB"/>
        </w:rPr>
        <w:t>10</w:t>
      </w:r>
      <w:r w:rsidRPr="00CB30B8">
        <w:rPr>
          <w:rFonts w:ascii="Times New Roman" w:eastAsia="맑은 고딕" w:hAnsi="Times New Roman" w:cs="Times New Roman"/>
          <w:sz w:val="24"/>
          <w:szCs w:val="24"/>
          <w:lang w:val="en-GB"/>
        </w:rPr>
        <w:t xml:space="preserve"> at a location s</w:t>
      </w:r>
      <w:proofErr w:type="gramStart"/>
      <w:r>
        <w:rPr>
          <w:rFonts w:ascii="Times New Roman" w:eastAsia="맑은 고딕" w:hAnsi="Times New Roman" w:cs="Times New Roman"/>
          <w:sz w:val="24"/>
          <w:szCs w:val="24"/>
          <w:lang w:val="en-GB"/>
        </w:rPr>
        <w:t xml:space="preserve">, </w:t>
      </w:r>
      <w:proofErr w:type="gramEnd"/>
      <m:oMath>
        <m:r>
          <m:rPr>
            <m:sty m:val="p"/>
          </m:rPr>
          <w:rPr>
            <w:rFonts w:ascii="Cambria Math" w:eastAsia="맑은 고딕" w:hAnsi="Cambria Math" w:cs="Times New Roman"/>
            <w:sz w:val="24"/>
            <w:szCs w:val="24"/>
            <w:lang w:val="en-GB"/>
          </w:rPr>
          <m:t>X(s)</m:t>
        </m:r>
      </m:oMath>
      <w:r>
        <w:rPr>
          <w:rFonts w:ascii="Times New Roman" w:eastAsia="맑은 고딕" w:hAnsi="Times New Roman" w:cs="Times New Roman"/>
          <w:sz w:val="24"/>
          <w:szCs w:val="24"/>
          <w:lang w:val="en-GB"/>
        </w:rPr>
        <w:t>,</w:t>
      </w:r>
      <w:r>
        <w:rPr>
          <w:rFonts w:ascii="Times New Roman" w:eastAsia="맑은 고딕" w:hAnsi="Times New Roman" w:cs="Times New Roman" w:hint="eastAsia"/>
          <w:sz w:val="24"/>
          <w:szCs w:val="24"/>
          <w:lang w:val="en-GB"/>
        </w:rPr>
        <w:t xml:space="preserve"> </w:t>
      </w:r>
      <w:r w:rsidRPr="00A14A48">
        <w:rPr>
          <w:rFonts w:ascii="Times New Roman" w:eastAsia="맑은 고딕" w:hAnsi="Times New Roman" w:cs="Times New Roman"/>
          <w:sz w:val="24"/>
          <w:szCs w:val="24"/>
          <w:lang w:val="en-GB"/>
        </w:rPr>
        <w:t xml:space="preserve">follows Gaussian </w:t>
      </w:r>
      <w:r>
        <w:rPr>
          <w:rFonts w:ascii="Times New Roman" w:eastAsia="맑은 고딕" w:hAnsi="Times New Roman" w:cs="Times New Roman"/>
          <w:sz w:val="24"/>
          <w:szCs w:val="24"/>
          <w:lang w:val="en-GB"/>
        </w:rPr>
        <w:t>r</w:t>
      </w:r>
      <w:r w:rsidRPr="00A14A48">
        <w:rPr>
          <w:rFonts w:ascii="Times New Roman" w:eastAsia="맑은 고딕" w:hAnsi="Times New Roman" w:cs="Times New Roman"/>
          <w:sz w:val="24"/>
          <w:szCs w:val="24"/>
          <w:lang w:val="en-GB"/>
        </w:rPr>
        <w:t xml:space="preserve">andom </w:t>
      </w:r>
      <w:r>
        <w:rPr>
          <w:rFonts w:ascii="Times New Roman" w:eastAsia="맑은 고딕" w:hAnsi="Times New Roman" w:cs="Times New Roman"/>
          <w:sz w:val="24"/>
          <w:szCs w:val="24"/>
          <w:lang w:val="en-GB"/>
        </w:rPr>
        <w:t>f</w:t>
      </w:r>
      <w:r w:rsidRPr="00A14A48">
        <w:rPr>
          <w:rFonts w:ascii="Times New Roman" w:eastAsia="맑은 고딕" w:hAnsi="Times New Roman" w:cs="Times New Roman"/>
          <w:sz w:val="24"/>
          <w:szCs w:val="24"/>
          <w:lang w:val="en-GB"/>
        </w:rPr>
        <w:t xml:space="preserve">ield, </w:t>
      </w:r>
      <w:r>
        <w:rPr>
          <w:rFonts w:ascii="Times New Roman" w:eastAsia="맑은 고딕" w:hAnsi="Times New Roman" w:cs="Times New Roman"/>
          <w:sz w:val="24"/>
          <w:szCs w:val="24"/>
          <w:lang w:val="en-GB"/>
        </w:rPr>
        <w:t>and</w:t>
      </w:r>
      <w:r w:rsidRPr="00A14A48">
        <w:rPr>
          <w:rFonts w:ascii="Times New Roman" w:eastAsia="맑은 고딕" w:hAnsi="Times New Roman" w:cs="Times New Roman"/>
          <w:sz w:val="24"/>
          <w:szCs w:val="24"/>
          <w:lang w:val="en-GB"/>
        </w:rPr>
        <w:t xml:space="preserve"> </w:t>
      </w:r>
      <w:r>
        <w:rPr>
          <w:rFonts w:ascii="Times New Roman" w:eastAsia="맑은 고딕" w:hAnsi="Times New Roman" w:cs="Times New Roman"/>
          <w:sz w:val="24"/>
          <w:szCs w:val="24"/>
          <w:lang w:val="en-GB"/>
        </w:rPr>
        <w:t xml:space="preserve">is </w:t>
      </w:r>
      <w:r w:rsidRPr="00A14A48">
        <w:rPr>
          <w:rFonts w:ascii="Times New Roman" w:eastAsia="맑은 고딕" w:hAnsi="Times New Roman" w:cs="Times New Roman"/>
          <w:sz w:val="24"/>
          <w:szCs w:val="24"/>
          <w:lang w:val="en-GB"/>
        </w:rPr>
        <w:t>partitioned into three components</w:t>
      </w:r>
      <w:r>
        <w:rPr>
          <w:rFonts w:ascii="Times New Roman" w:eastAsia="맑은 고딕" w:hAnsi="Times New Roman" w:cs="Times New Roman"/>
          <w:sz w:val="24"/>
          <w:szCs w:val="24"/>
          <w:lang w:val="en-GB"/>
        </w:rPr>
        <w:t xml:space="preserve"> of</w:t>
      </w:r>
      <w:r w:rsidRPr="00A14A48">
        <w:rPr>
          <w:rFonts w:ascii="Times New Roman" w:eastAsia="맑은 고딕" w:hAnsi="Times New Roman" w:cs="Times New Roman"/>
          <w:sz w:val="24"/>
          <w:szCs w:val="24"/>
          <w:lang w:val="en-GB"/>
        </w:rPr>
        <w:t xml:space="preserve"> global </w:t>
      </w:r>
      <w:r>
        <w:rPr>
          <w:rFonts w:ascii="Times New Roman" w:eastAsia="맑은 고딕" w:hAnsi="Times New Roman" w:cs="Times New Roman"/>
          <w:sz w:val="24"/>
          <w:szCs w:val="24"/>
          <w:lang w:val="en-GB"/>
        </w:rPr>
        <w:t>mean,</w:t>
      </w:r>
      <m:oMath>
        <m:r>
          <m:rPr>
            <m:sty m:val="p"/>
          </m:rPr>
          <w:rPr>
            <w:rFonts w:ascii="Cambria Math" w:eastAsia="맑은 고딕" w:hAnsi="Cambria Math" w:cs="Times New Roman"/>
            <w:sz w:val="24"/>
            <w:szCs w:val="24"/>
            <w:lang w:val="en-GB"/>
          </w:rPr>
          <m:t xml:space="preserve"> </m:t>
        </m:r>
        <m:r>
          <w:rPr>
            <w:rFonts w:ascii="Cambria Math" w:eastAsia="맑은 고딕" w:hAnsi="Cambria Math" w:cs="Times New Roman"/>
            <w:sz w:val="24"/>
            <w:szCs w:val="24"/>
            <w:lang w:val="en-GB"/>
          </w:rPr>
          <m:t>μ</m:t>
        </m:r>
      </m:oMath>
      <w:r w:rsidRPr="00A14A48">
        <w:rPr>
          <w:rFonts w:ascii="Times New Roman" w:eastAsia="맑은 고딕" w:hAnsi="Times New Roman" w:cs="Times New Roman"/>
          <w:sz w:val="24"/>
          <w:szCs w:val="24"/>
          <w:lang w:val="en-GB"/>
        </w:rPr>
        <w:t>, spatial error</w:t>
      </w:r>
      <w:r>
        <w:rPr>
          <w:rFonts w:ascii="Times New Roman" w:eastAsia="맑은 고딕" w:hAnsi="Times New Roman" w:cs="Times New Roman"/>
          <w:sz w:val="24"/>
          <w:szCs w:val="24"/>
          <w:lang w:val="en-GB"/>
        </w:rPr>
        <w:t>,</w:t>
      </w:r>
      <m:oMath>
        <m:r>
          <m:rPr>
            <m:sty m:val="p"/>
          </m:rPr>
          <w:rPr>
            <w:rFonts w:ascii="Cambria Math" w:eastAsia="맑은 고딕" w:hAnsi="Cambria Math" w:cs="Times New Roman"/>
            <w:sz w:val="24"/>
            <w:szCs w:val="24"/>
            <w:lang w:val="en-GB"/>
          </w:rPr>
          <m:t xml:space="preserve"> </m:t>
        </m:r>
        <m:r>
          <w:rPr>
            <w:rFonts w:ascii="Cambria Math" w:eastAsia="맑은 고딕" w:hAnsi="Cambria Math" w:cs="Times New Roman"/>
            <w:sz w:val="24"/>
            <w:szCs w:val="24"/>
            <w:lang w:val="en-GB"/>
          </w:rPr>
          <m:t>η</m:t>
        </m:r>
      </m:oMath>
      <w:r w:rsidRPr="00A14A48">
        <w:rPr>
          <w:rFonts w:ascii="Times New Roman" w:eastAsia="맑은 고딕" w:hAnsi="Times New Roman" w:cs="Times New Roman"/>
          <w:sz w:val="24"/>
          <w:szCs w:val="24"/>
          <w:lang w:val="en-GB"/>
        </w:rPr>
        <w:t>, and non-spatial error</w:t>
      </w:r>
      <w:r>
        <w:rPr>
          <w:rFonts w:ascii="Times New Roman" w:eastAsia="맑은 고딕" w:hAnsi="Times New Roman" w:cs="Times New Roman"/>
          <w:sz w:val="24"/>
          <w:szCs w:val="24"/>
          <w:lang w:val="en-GB"/>
        </w:rPr>
        <w:t>,</w:t>
      </w:r>
      <m:oMath>
        <m:r>
          <m:rPr>
            <m:sty m:val="p"/>
          </m:rPr>
          <w:rPr>
            <w:rFonts w:ascii="Cambria Math" w:eastAsia="맑은 고딕" w:hAnsi="Cambria Math" w:cs="Times New Roman"/>
            <w:sz w:val="24"/>
            <w:szCs w:val="24"/>
            <w:lang w:val="en-GB"/>
          </w:rPr>
          <m:t xml:space="preserve"> </m:t>
        </m:r>
        <m:r>
          <w:rPr>
            <w:rFonts w:ascii="Cambria Math" w:eastAsia="맑은 고딕" w:hAnsi="Cambria Math" w:cs="Times New Roman"/>
            <w:sz w:val="24"/>
            <w:szCs w:val="24"/>
            <w:lang w:val="en-GB"/>
          </w:rPr>
          <m:t>ε</m:t>
        </m:r>
      </m:oMath>
      <w:r w:rsidRPr="00A14A48">
        <w:rPr>
          <w:rFonts w:ascii="Times New Roman" w:eastAsia="맑은 고딕" w:hAnsi="Times New Roman" w:cs="Times New Roman"/>
          <w:sz w:val="24"/>
          <w:szCs w:val="24"/>
          <w:lang w:val="en-GB"/>
        </w:rPr>
        <w:t xml:space="preserve">. </w:t>
      </w:r>
      <m:oMath>
        <m:r>
          <w:rPr>
            <w:rFonts w:ascii="Cambria Math" w:eastAsia="맑은 고딕" w:hAnsi="Cambria Math" w:cs="Times New Roman"/>
            <w:sz w:val="24"/>
            <w:szCs w:val="24"/>
            <w:lang w:val="en-GB"/>
          </w:rPr>
          <m:t>μ</m:t>
        </m:r>
      </m:oMath>
      <w:r w:rsidRPr="00A14A48">
        <w:rPr>
          <w:rFonts w:ascii="Times New Roman" w:eastAsia="맑은 고딕" w:hAnsi="Times New Roman" w:cs="Times New Roman"/>
          <w:sz w:val="24"/>
          <w:szCs w:val="24"/>
          <w:lang w:val="en-GB"/>
        </w:rPr>
        <w:t xml:space="preserve"> </w:t>
      </w:r>
      <w:proofErr w:type="gramStart"/>
      <w:r>
        <w:rPr>
          <w:rFonts w:ascii="Times New Roman" w:eastAsia="맑은 고딕" w:hAnsi="Times New Roman" w:cs="Times New Roman"/>
          <w:sz w:val="24"/>
          <w:szCs w:val="24"/>
          <w:lang w:val="en-GB"/>
        </w:rPr>
        <w:t>is</w:t>
      </w:r>
      <w:proofErr w:type="gramEnd"/>
      <w:r>
        <w:rPr>
          <w:rFonts w:ascii="Times New Roman" w:eastAsia="맑은 고딕" w:hAnsi="Times New Roman" w:cs="Times New Roman"/>
          <w:sz w:val="24"/>
          <w:szCs w:val="24"/>
          <w:lang w:val="en-GB"/>
        </w:rPr>
        <w:t xml:space="preserve"> a linear function of predictors, </w:t>
      </w:r>
      <m:oMath>
        <m:r>
          <m:rPr>
            <m:sty m:val="bi"/>
          </m:rPr>
          <w:rPr>
            <w:rFonts w:ascii="Cambria Math" w:eastAsia="맑은 고딕" w:hAnsi="Cambria Math" w:cs="Times New Roman"/>
            <w:sz w:val="24"/>
            <w:szCs w:val="24"/>
            <w:lang w:val="en-GB"/>
          </w:rPr>
          <m:t>Z</m:t>
        </m:r>
        <m:d>
          <m:dPr>
            <m:ctrlPr>
              <w:rPr>
                <w:rFonts w:ascii="Cambria Math" w:eastAsia="맑은 고딕" w:hAnsi="Cambria Math" w:cs="Times New Roman"/>
                <w:i/>
                <w:sz w:val="24"/>
                <w:szCs w:val="24"/>
                <w:lang w:val="en-GB"/>
              </w:rPr>
            </m:ctrlPr>
          </m:dPr>
          <m:e>
            <m:r>
              <w:rPr>
                <w:rFonts w:ascii="Cambria Math" w:eastAsia="맑은 고딕" w:hAnsi="Cambria Math" w:cs="Times New Roman"/>
                <w:sz w:val="24"/>
                <w:szCs w:val="24"/>
                <w:lang w:val="en-GB"/>
              </w:rPr>
              <m:t>s</m:t>
            </m:r>
          </m:e>
        </m:d>
      </m:oMath>
      <w:r>
        <w:rPr>
          <w:rFonts w:ascii="Times New Roman" w:eastAsia="맑은 고딕" w:hAnsi="Times New Roman" w:cs="Times New Roman" w:hint="eastAsia"/>
          <w:sz w:val="24"/>
          <w:szCs w:val="24"/>
          <w:lang w:val="en-GB"/>
        </w:rPr>
        <w:t xml:space="preserve">, characterized by </w:t>
      </w:r>
      <w:r>
        <w:rPr>
          <w:rFonts w:ascii="Times New Roman" w:eastAsia="맑은 고딕" w:hAnsi="Times New Roman" w:cs="Times New Roman" w:hint="eastAsia"/>
          <w:sz w:val="24"/>
          <w:szCs w:val="24"/>
          <w:lang w:val="en-GB"/>
        </w:rPr>
        <w:lastRenderedPageBreak/>
        <w:t>mean parameter</w:t>
      </w:r>
      <w:r>
        <w:rPr>
          <w:rFonts w:ascii="Times New Roman" w:eastAsia="맑은 고딕" w:hAnsi="Times New Roman" w:cs="Times New Roman"/>
          <w:sz w:val="24"/>
          <w:szCs w:val="24"/>
          <w:lang w:val="en-GB"/>
        </w:rPr>
        <w:t xml:space="preserve">s, </w:t>
      </w:r>
      <m:oMath>
        <m:r>
          <m:rPr>
            <m:sty m:val="b"/>
          </m:rPr>
          <w:rPr>
            <w:rFonts w:ascii="Cambria Math" w:eastAsia="맑은 고딕" w:hAnsi="Cambria Math" w:cs="Times New Roman"/>
            <w:sz w:val="24"/>
            <w:szCs w:val="24"/>
            <w:lang w:val="en-GB"/>
          </w:rPr>
          <m:t>γ</m:t>
        </m:r>
      </m:oMath>
      <w:r w:rsidRPr="00BF46EA">
        <w:rPr>
          <w:rFonts w:ascii="Times New Roman" w:eastAsia="맑은 고딕" w:hAnsi="Times New Roman" w:cs="Times New Roman"/>
          <w:sz w:val="24"/>
          <w:szCs w:val="24"/>
          <w:lang w:val="en-GB"/>
        </w:rPr>
        <w:t>.</w:t>
      </w:r>
      <w:r w:rsidRPr="00256CCA">
        <w:rPr>
          <w:rFonts w:ascii="Times New Roman" w:eastAsia="맑은 고딕" w:hAnsi="Times New Roman" w:cs="Times New Roman"/>
          <w:sz w:val="24"/>
          <w:szCs w:val="24"/>
          <w:lang w:val="en-GB"/>
        </w:rPr>
        <w:t xml:space="preserve"> </w:t>
      </w:r>
      <w:r>
        <w:rPr>
          <w:rFonts w:ascii="Times New Roman" w:eastAsia="맑은 고딕" w:hAnsi="Times New Roman" w:cs="Times New Roman"/>
          <w:sz w:val="24"/>
          <w:szCs w:val="24"/>
          <w:lang w:val="en-GB"/>
        </w:rPr>
        <w:t>These predictors include</w:t>
      </w:r>
      <w:r w:rsidRPr="00256CCA">
        <w:rPr>
          <w:rFonts w:ascii="Times New Roman" w:eastAsia="맑은 고딕" w:hAnsi="Times New Roman" w:cs="Times New Roman"/>
          <w:sz w:val="24"/>
          <w:szCs w:val="24"/>
          <w:lang w:val="en-GB"/>
        </w:rPr>
        <w:t xml:space="preserve"> five </w:t>
      </w:r>
      <w:r>
        <w:rPr>
          <w:rFonts w:ascii="Times New Roman" w:eastAsia="맑은 고딕" w:hAnsi="Times New Roman" w:cs="Times New Roman"/>
          <w:sz w:val="24"/>
          <w:szCs w:val="24"/>
          <w:lang w:val="en-GB"/>
        </w:rPr>
        <w:t xml:space="preserve">geographic variables that were most associated with </w:t>
      </w:r>
      <w:r>
        <w:rPr>
          <w:rFonts w:ascii="Times New Roman" w:eastAsia="맑은 고딕" w:hAnsi="Times New Roman" w:cs="Times New Roman" w:hint="eastAsia"/>
          <w:sz w:val="24"/>
          <w:szCs w:val="24"/>
          <w:lang w:val="en-GB"/>
        </w:rPr>
        <w:t xml:space="preserve">particulate matter </w:t>
      </w:r>
      <w:r>
        <w:rPr>
          <w:rFonts w:ascii="Times New Roman" w:eastAsia="맑은 고딕" w:hAnsi="Times New Roman" w:cs="Times New Roman"/>
          <w:sz w:val="24"/>
          <w:szCs w:val="24"/>
          <w:lang w:val="en-GB"/>
        </w:rPr>
        <w:t>concentrations in our previous study</w:t>
      </w:r>
      <w:r>
        <w:rPr>
          <w:rFonts w:ascii="Times New Roman" w:eastAsia="맑은 고딕" w:hAnsi="Times New Roman" w:cs="Times New Roman"/>
          <w:sz w:val="24"/>
          <w:szCs w:val="24"/>
          <w:lang w:val="en-GB"/>
        </w:rPr>
        <w:fldChar w:fldCharType="begin" w:fldLock="1"/>
      </w:r>
      <w:r>
        <w:rPr>
          <w:rFonts w:ascii="Times New Roman" w:eastAsia="맑은 고딕" w:hAnsi="Times New Roman" w:cs="Times New Roman"/>
          <w:sz w:val="24"/>
          <w:szCs w:val="24"/>
          <w:lang w:val="en-GB"/>
        </w:rPr>
        <w:instrText>ADDIN CSL_CITATION {"citationItems":[{"id":"ITEM-1","itemData":{"abstract":"Although there has been suggestive evidence of the association between TRAP and ADs, findings remained inconsistent possibly due to limited population. We investigated the association between TRAP and ADs in a large population of children with rich spatial coverage and expanded age span in Seoul, Korea. TRAP exposures were estimated by categorized proximity to the nearest major road (</w:instrText>
      </w:r>
      <w:r>
        <w:rPr>
          <w:rFonts w:ascii="Times New Roman" w:eastAsia="맑은 고딕" w:hAnsi="Times New Roman" w:cs="Times New Roman" w:hint="eastAsia"/>
          <w:sz w:val="24"/>
          <w:szCs w:val="24"/>
          <w:lang w:val="en-GB"/>
        </w:rPr>
        <w:instrText>≤</w:instrText>
      </w:r>
      <w:r>
        <w:rPr>
          <w:rFonts w:ascii="Times New Roman" w:eastAsia="맑은 고딕" w:hAnsi="Times New Roman" w:cs="Times New Roman"/>
          <w:sz w:val="24"/>
          <w:szCs w:val="24"/>
          <w:lang w:val="en-GB"/>
        </w:rPr>
        <w:instrText xml:space="preserve">150, 150–300, 300–500, and &gt;500 m) and density of major roads within 300 meters from children’s residences. We estimated the association between two TRAP exposures and three ADs using generalized mixed model after adjusting for individual characteristics. We also investigated whether the association varied by household and regional socioeconomic status. We found associations of atopic eczema with road density [OR = 1.08; 95% CI = 1.01–1.15] and road proximity [1.15, 1.01–1.32; 1.17, 1.03–1.34; and 1.16, 1.01–1.34 for </w:instrText>
      </w:r>
      <w:r>
        <w:rPr>
          <w:rFonts w:ascii="Times New Roman" w:eastAsia="맑은 고딕" w:hAnsi="Times New Roman" w:cs="Times New Roman" w:hint="eastAsia"/>
          <w:sz w:val="24"/>
          <w:szCs w:val="24"/>
          <w:lang w:val="en-GB"/>
        </w:rPr>
        <w:instrText>≤</w:instrText>
      </w:r>
      <w:r>
        <w:rPr>
          <w:rFonts w:ascii="Times New Roman" w:eastAsia="맑은 고딕" w:hAnsi="Times New Roman" w:cs="Times New Roman"/>
          <w:sz w:val="24"/>
          <w:szCs w:val="24"/>
          <w:lang w:val="en-GB"/>
        </w:rPr>
        <w:instrText>150, 150–300, and 300–500 m, resp., compared to &gt;500 m]. There was no association with asthma and allergic rhinitis. Effect estimates were generally the highest in the low socioeconomic region. Children living in areas surrounded by large and busy roads were likely to be at greater risks for atopic eczema, with increased vulnerability when living in deprived areas.","author":[{"dropping-particle":"","family":"Yi","given":"Seon-Ju","non-dropping-particle":"","parse-names":false,"suffix":""},{"dropping-particle":"","family":"Shon","given":"Changwoo","non-dropping-particle":"","parse-names":false,"suffix":""},{"dropping-particle":"","family":"Min","given":"Kyung-Duk","non-dropping-particle":"","parse-names":false,"suffix":""},{"dropping-particle":"","family":"Kim","given":"Hwan-Cheol","non-dropping-particle":"","parse-names":false,"suffix":""},{"dropping-particle":"","family":"Leem","given":"Jong-Han","non-dropping-particle":"","parse-names":false,"suffix":""},{"dropping-particle":"","family":"Kwon","given":"Ho-Jang","non-dropping-particle":"","parse-names":false,"suffix":""},{"dropping-particle":"","family":"Hong","given":"Soyoung","non-dropping-particle":"","parse-names":false,"suffix":""},{"dropping-particle":"","family":"Kim","given":"KyooSang","non-dropping-particle":"","parse-names":false,"suffix":""},{"dropping-particle":"","family":"Kim","given":"Sun-Young","non-dropping-particle":"","parse-names":false,"suffix":""}],"container-title":"BioMed Research International","id":"ITEM-1","issued":{"date-parts":[["2017","12","23"]]},"language":"en","title":"Association between Exposure to Traffic-Related Air Pollution and Prevalence of Allergic Diseases in Children, Seoul, Korea","type":"article"},"uris":["http://www.mendeley.com/documents/?uuid=bb0e175a-6931-4655-98e6-8f221b77df25"]}],"mendeley":{"formattedCitation":"&lt;sup&gt;29&lt;/sup&gt;","plainTextFormattedCitation":"29","previouslyFormattedCitation":"&lt;sup&gt;29&lt;/sup&gt;"},"properties":{"noteIndex":0},"schema":"https://github.com/citation-style-language/schema/raw/master/csl-citation.json"}</w:instrText>
      </w:r>
      <w:r>
        <w:rPr>
          <w:rFonts w:ascii="Times New Roman" w:eastAsia="맑은 고딕" w:hAnsi="Times New Roman" w:cs="Times New Roman"/>
          <w:sz w:val="24"/>
          <w:szCs w:val="24"/>
          <w:lang w:val="en-GB"/>
        </w:rPr>
        <w:fldChar w:fldCharType="separate"/>
      </w:r>
      <w:r w:rsidRPr="005B6AA9">
        <w:rPr>
          <w:rFonts w:ascii="Times New Roman" w:eastAsia="맑은 고딕" w:hAnsi="Times New Roman" w:cs="Times New Roman"/>
          <w:noProof/>
          <w:sz w:val="24"/>
          <w:szCs w:val="24"/>
          <w:vertAlign w:val="superscript"/>
          <w:lang w:val="en-GB"/>
        </w:rPr>
        <w:t>29</w:t>
      </w:r>
      <w:r>
        <w:rPr>
          <w:rFonts w:ascii="Times New Roman" w:eastAsia="맑은 고딕" w:hAnsi="Times New Roman" w:cs="Times New Roman"/>
          <w:sz w:val="24"/>
          <w:szCs w:val="24"/>
          <w:lang w:val="en-GB"/>
        </w:rPr>
        <w:fldChar w:fldCharType="end"/>
      </w:r>
      <w:r>
        <w:rPr>
          <w:rFonts w:ascii="Times New Roman" w:eastAsia="맑은 고딕" w:hAnsi="Times New Roman" w:cs="Times New Roman"/>
          <w:sz w:val="24"/>
          <w:szCs w:val="24"/>
          <w:lang w:val="en-GB"/>
        </w:rPr>
        <w:t>.</w:t>
      </w:r>
      <w:r w:rsidRPr="00256CCA">
        <w:rPr>
          <w:rFonts w:ascii="Times New Roman" w:eastAsia="맑은 고딕" w:hAnsi="Times New Roman" w:cs="Times New Roman"/>
          <w:sz w:val="24"/>
          <w:szCs w:val="24"/>
          <w:lang w:val="en-GB"/>
        </w:rPr>
        <w:t xml:space="preserve"> </w:t>
      </w:r>
      <m:oMath>
        <m:r>
          <w:rPr>
            <w:rFonts w:ascii="Cambria Math" w:eastAsia="맑은 고딕" w:hAnsi="Cambria Math" w:cs="Times New Roman"/>
            <w:sz w:val="24"/>
            <w:szCs w:val="24"/>
            <w:lang w:val="en-GB"/>
          </w:rPr>
          <m:t>η</m:t>
        </m:r>
      </m:oMath>
      <w:r>
        <w:rPr>
          <w:rFonts w:ascii="Times New Roman" w:eastAsia="맑은 고딕" w:hAnsi="Times New Roman" w:cs="Times New Roman" w:hint="eastAsia"/>
          <w:sz w:val="24"/>
          <w:szCs w:val="24"/>
          <w:lang w:val="en-GB"/>
        </w:rPr>
        <w:t xml:space="preserve"> </w:t>
      </w:r>
      <w:proofErr w:type="gramStart"/>
      <w:r>
        <w:rPr>
          <w:rFonts w:ascii="Times New Roman" w:eastAsia="맑은 고딕" w:hAnsi="Times New Roman" w:cs="Times New Roman" w:hint="eastAsia"/>
          <w:sz w:val="24"/>
          <w:szCs w:val="24"/>
          <w:lang w:val="en-GB"/>
        </w:rPr>
        <w:t>is</w:t>
      </w:r>
      <w:proofErr w:type="gramEnd"/>
      <w:r>
        <w:rPr>
          <w:rFonts w:ascii="Times New Roman" w:eastAsia="맑은 고딕" w:hAnsi="Times New Roman" w:cs="Times New Roman" w:hint="eastAsia"/>
          <w:sz w:val="24"/>
          <w:szCs w:val="24"/>
          <w:lang w:val="en-GB"/>
        </w:rPr>
        <w:t xml:space="preserve"> a spatial random process char</w:t>
      </w:r>
      <w:proofErr w:type="spellStart"/>
      <w:r>
        <w:rPr>
          <w:rFonts w:ascii="Times New Roman" w:eastAsia="맑은 고딕" w:hAnsi="Times New Roman" w:cs="Times New Roman" w:hint="eastAsia"/>
          <w:sz w:val="24"/>
          <w:szCs w:val="24"/>
          <w:lang w:val="en-GB"/>
        </w:rPr>
        <w:t>acterized</w:t>
      </w:r>
      <w:proofErr w:type="spellEnd"/>
      <w:r>
        <w:rPr>
          <w:rFonts w:ascii="Times New Roman" w:eastAsia="맑은 고딕" w:hAnsi="Times New Roman" w:cs="Times New Roman" w:hint="eastAsia"/>
          <w:sz w:val="24"/>
          <w:szCs w:val="24"/>
          <w:lang w:val="en-GB"/>
        </w:rPr>
        <w:t xml:space="preserve"> by </w:t>
      </w:r>
      <w:r>
        <w:rPr>
          <w:rFonts w:ascii="Times New Roman" w:eastAsia="맑은 고딕" w:hAnsi="Times New Roman" w:cs="Times New Roman"/>
          <w:sz w:val="24"/>
          <w:szCs w:val="24"/>
          <w:lang w:val="en-GB"/>
        </w:rPr>
        <w:t xml:space="preserve">partial sill, </w:t>
      </w:r>
      <m:oMath>
        <m:sSup>
          <m:sSupPr>
            <m:ctrlPr>
              <w:rPr>
                <w:rFonts w:ascii="Cambria Math" w:eastAsia="맑은 고딕" w:hAnsi="Cambria Math" w:cs="Times New Roman"/>
                <w:sz w:val="24"/>
                <w:szCs w:val="24"/>
                <w:lang w:val="en-GB"/>
              </w:rPr>
            </m:ctrlPr>
          </m:sSupPr>
          <m:e>
            <m:r>
              <w:rPr>
                <w:rFonts w:ascii="Cambria Math" w:eastAsia="맑은 고딕" w:hAnsi="Cambria Math" w:cs="Times New Roman"/>
                <w:sz w:val="24"/>
                <w:szCs w:val="24"/>
                <w:lang w:val="en-GB"/>
              </w:rPr>
              <m:t>σ</m:t>
            </m:r>
          </m:e>
          <m:sup>
            <m:r>
              <w:rPr>
                <w:rFonts w:ascii="Cambria Math" w:eastAsia="맑은 고딕" w:hAnsi="Cambria Math" w:cs="Times New Roman"/>
                <w:sz w:val="24"/>
                <w:szCs w:val="24"/>
                <w:lang w:val="en-GB"/>
              </w:rPr>
              <m:t>2</m:t>
            </m:r>
          </m:sup>
        </m:sSup>
      </m:oMath>
      <w:r>
        <w:rPr>
          <w:rFonts w:ascii="Times New Roman" w:eastAsia="맑은 고딕" w:hAnsi="Times New Roman" w:cs="Times New Roman"/>
          <w:sz w:val="24"/>
          <w:szCs w:val="24"/>
          <w:lang w:val="en-GB"/>
        </w:rPr>
        <w:t>,</w:t>
      </w:r>
      <w:r>
        <w:rPr>
          <w:rFonts w:ascii="Times New Roman" w:eastAsia="맑은 고딕" w:hAnsi="Times New Roman" w:cs="Times New Roman" w:hint="eastAsia"/>
          <w:sz w:val="24"/>
          <w:szCs w:val="24"/>
          <w:lang w:val="en-GB"/>
        </w:rPr>
        <w:t xml:space="preserve"> and range</w:t>
      </w:r>
      <w:r>
        <w:rPr>
          <w:rFonts w:ascii="Times New Roman" w:eastAsia="맑은 고딕" w:hAnsi="Times New Roman" w:cs="Times New Roman"/>
          <w:sz w:val="24"/>
          <w:szCs w:val="24"/>
          <w:lang w:val="en-GB"/>
        </w:rPr>
        <w:t xml:space="preserve">, </w:t>
      </w:r>
      <m:oMath>
        <m:r>
          <m:rPr>
            <m:sty m:val="p"/>
          </m:rPr>
          <w:rPr>
            <w:rFonts w:ascii="Cambria Math" w:eastAsia="맑은 고딕" w:hAnsi="Cambria Math" w:cs="Cambria Math"/>
            <w:sz w:val="24"/>
            <w:szCs w:val="24"/>
            <w:lang w:val="en-GB"/>
          </w:rPr>
          <m:t>ϕ</m:t>
        </m:r>
      </m:oMath>
      <w:r>
        <w:rPr>
          <w:rFonts w:ascii="Times New Roman" w:eastAsia="맑은 고딕" w:hAnsi="Times New Roman" w:cs="Times New Roman" w:hint="eastAsia"/>
          <w:sz w:val="24"/>
          <w:szCs w:val="24"/>
          <w:lang w:val="en-GB"/>
        </w:rPr>
        <w:t xml:space="preserve">, </w:t>
      </w:r>
      <w:r>
        <w:rPr>
          <w:rFonts w:ascii="Times New Roman" w:eastAsia="맑은 고딕" w:hAnsi="Times New Roman" w:cs="Times New Roman"/>
          <w:sz w:val="24"/>
          <w:szCs w:val="24"/>
          <w:lang w:val="en-GB"/>
        </w:rPr>
        <w:t xml:space="preserve">that represent spatial variability and the distance in which spatial correlation exists, respectively. </w:t>
      </w:r>
      <m:oMath>
        <m:r>
          <w:rPr>
            <w:rFonts w:ascii="Cambria Math" w:eastAsia="맑은 고딕" w:hAnsi="Cambria Math" w:cs="Times New Roman"/>
            <w:sz w:val="24"/>
            <w:szCs w:val="24"/>
            <w:lang w:val="en-GB"/>
          </w:rPr>
          <m:t>ε</m:t>
        </m:r>
      </m:oMath>
      <w:r>
        <w:rPr>
          <w:rFonts w:ascii="Times New Roman" w:eastAsia="맑은 고딕" w:hAnsi="Times New Roman" w:cs="Times New Roman" w:hint="eastAsia"/>
          <w:sz w:val="24"/>
          <w:szCs w:val="24"/>
          <w:lang w:val="en-GB"/>
        </w:rPr>
        <w:t xml:space="preserve"> </w:t>
      </w:r>
      <w:proofErr w:type="gramStart"/>
      <w:r>
        <w:rPr>
          <w:rFonts w:ascii="Times New Roman" w:eastAsia="맑은 고딕" w:hAnsi="Times New Roman" w:cs="Times New Roman" w:hint="eastAsia"/>
          <w:sz w:val="24"/>
          <w:szCs w:val="24"/>
          <w:lang w:val="en-GB"/>
        </w:rPr>
        <w:t>is</w:t>
      </w:r>
      <w:proofErr w:type="gramEnd"/>
      <w:r>
        <w:rPr>
          <w:rFonts w:ascii="Times New Roman" w:eastAsia="맑은 고딕" w:hAnsi="Times New Roman" w:cs="Times New Roman" w:hint="eastAsia"/>
          <w:sz w:val="24"/>
          <w:szCs w:val="24"/>
          <w:lang w:val="en-GB"/>
        </w:rPr>
        <w:t xml:space="preserve"> a non-spatial random process </w:t>
      </w:r>
      <w:r>
        <w:rPr>
          <w:rFonts w:ascii="Times New Roman" w:eastAsia="맑은 고딕" w:hAnsi="Times New Roman" w:cs="Times New Roman"/>
          <w:sz w:val="24"/>
          <w:szCs w:val="24"/>
          <w:lang w:val="en-GB"/>
        </w:rPr>
        <w:t>indicating</w:t>
      </w:r>
      <w:r w:rsidRPr="00A14A48">
        <w:rPr>
          <w:rFonts w:ascii="Times New Roman" w:eastAsia="맑은 고딕" w:hAnsi="Times New Roman" w:cs="Times New Roman"/>
          <w:sz w:val="24"/>
          <w:szCs w:val="24"/>
          <w:lang w:val="en-GB"/>
        </w:rPr>
        <w:t xml:space="preserve"> measurement error</w:t>
      </w:r>
      <w:r>
        <w:rPr>
          <w:rFonts w:ascii="Times New Roman" w:eastAsia="맑은 고딕" w:hAnsi="Times New Roman" w:cs="Times New Roman"/>
          <w:sz w:val="24"/>
          <w:szCs w:val="24"/>
          <w:lang w:val="en-GB"/>
        </w:rPr>
        <w:t xml:space="preserve"> and</w:t>
      </w:r>
      <w:r>
        <w:rPr>
          <w:rFonts w:ascii="Times New Roman" w:eastAsia="맑은 고딕" w:hAnsi="Times New Roman" w:cs="Times New Roman" w:hint="eastAsia"/>
          <w:sz w:val="24"/>
          <w:szCs w:val="24"/>
          <w:lang w:val="en-GB"/>
        </w:rPr>
        <w:t xml:space="preserve"> characterized by nugget</w:t>
      </w:r>
      <w:r>
        <w:rPr>
          <w:rFonts w:ascii="Times New Roman" w:eastAsia="맑은 고딕" w:hAnsi="Times New Roman" w:cs="Times New Roman"/>
          <w:sz w:val="24"/>
          <w:szCs w:val="24"/>
          <w:lang w:val="en-GB"/>
        </w:rPr>
        <w:t>,</w:t>
      </w:r>
      <w:r>
        <w:rPr>
          <w:rFonts w:ascii="Times New Roman" w:eastAsia="맑은 고딕" w:hAnsi="Times New Roman" w:cs="Times New Roman" w:hint="eastAsia"/>
          <w:sz w:val="24"/>
          <w:szCs w:val="24"/>
          <w:lang w:val="en-GB"/>
        </w:rPr>
        <w:t xml:space="preserve"> </w:t>
      </w:r>
      <m:oMath>
        <m:sSup>
          <m:sSupPr>
            <m:ctrlPr>
              <w:rPr>
                <w:rFonts w:ascii="Cambria Math" w:eastAsia="맑은 고딕" w:hAnsi="Cambria Math" w:cs="Times New Roman"/>
                <w:sz w:val="24"/>
                <w:szCs w:val="24"/>
                <w:lang w:val="en-GB"/>
              </w:rPr>
            </m:ctrlPr>
          </m:sSupPr>
          <m:e>
            <m:r>
              <m:rPr>
                <m:sty m:val="p"/>
              </m:rPr>
              <w:rPr>
                <w:rFonts w:ascii="Cambria Math" w:eastAsia="맑은 고딕" w:hAnsi="Cambria Math" w:cs="Times New Roman"/>
                <w:sz w:val="24"/>
                <w:szCs w:val="24"/>
                <w:lang w:val="en-GB"/>
              </w:rPr>
              <m:t>τ</m:t>
            </m:r>
          </m:e>
          <m:sup>
            <m:r>
              <w:rPr>
                <w:rFonts w:ascii="Cambria Math" w:eastAsia="맑은 고딕" w:hAnsi="Cambria Math" w:cs="Times New Roman"/>
                <w:sz w:val="24"/>
                <w:szCs w:val="24"/>
                <w:lang w:val="en-GB"/>
              </w:rPr>
              <m:t>2</m:t>
            </m:r>
          </m:sup>
        </m:sSup>
      </m:oMath>
      <w:r>
        <w:rPr>
          <w:rFonts w:ascii="Times New Roman" w:eastAsia="맑은 고딕" w:hAnsi="Times New Roman" w:cs="Times New Roman"/>
          <w:sz w:val="24"/>
          <w:szCs w:val="24"/>
          <w:lang w:val="en-GB"/>
        </w:rPr>
        <w:t>, representing non-spatial variability</w:t>
      </w:r>
      <w:r>
        <w:rPr>
          <w:rFonts w:ascii="Times New Roman" w:eastAsia="맑은 고딕" w:hAnsi="Times New Roman" w:cs="Times New Roman" w:hint="eastAsia"/>
          <w:sz w:val="24"/>
          <w:szCs w:val="24"/>
          <w:lang w:val="en-GB"/>
        </w:rPr>
        <w:t>.</w:t>
      </w:r>
      <w:r>
        <w:rPr>
          <w:rFonts w:ascii="Times New Roman" w:eastAsia="맑은 고딕" w:hAnsi="Times New Roman" w:cs="Times New Roman"/>
          <w:sz w:val="24"/>
          <w:szCs w:val="24"/>
          <w:lang w:val="en-GB"/>
        </w:rPr>
        <w:t xml:space="preserve"> </w:t>
      </w:r>
      <w:r w:rsidRPr="00A14A48">
        <w:rPr>
          <w:rFonts w:ascii="Times New Roman" w:eastAsia="맑은 고딕" w:hAnsi="Times New Roman" w:cs="Times New Roman"/>
          <w:sz w:val="24"/>
          <w:szCs w:val="24"/>
          <w:lang w:val="en-GB"/>
        </w:rPr>
        <w:t>Consequently, the total variability of the true PM</w:t>
      </w:r>
      <w:r w:rsidRPr="00A14A48">
        <w:rPr>
          <w:rFonts w:ascii="Times New Roman" w:eastAsia="맑은 고딕" w:hAnsi="Times New Roman" w:cs="Times New Roman"/>
          <w:sz w:val="24"/>
          <w:szCs w:val="24"/>
          <w:vertAlign w:val="subscript"/>
          <w:lang w:val="en-GB"/>
        </w:rPr>
        <w:t>10</w:t>
      </w:r>
      <w:r w:rsidRPr="00A14A48">
        <w:rPr>
          <w:rFonts w:ascii="Times New Roman" w:eastAsia="맑은 고딕" w:hAnsi="Times New Roman" w:cs="Times New Roman"/>
          <w:sz w:val="24"/>
          <w:szCs w:val="24"/>
          <w:lang w:val="en-GB"/>
        </w:rPr>
        <w:t xml:space="preserve"> </w:t>
      </w:r>
      <w:r>
        <w:rPr>
          <w:rFonts w:ascii="Times New Roman" w:eastAsia="맑은 고딕" w:hAnsi="Times New Roman" w:cs="Times New Roman"/>
          <w:sz w:val="24"/>
          <w:szCs w:val="24"/>
          <w:lang w:val="en-GB"/>
        </w:rPr>
        <w:t>annual-average concentrations,</w:t>
      </w:r>
      <m:oMath>
        <m:r>
          <m:rPr>
            <m:sty m:val="p"/>
          </m:rPr>
          <w:rPr>
            <w:rFonts w:ascii="Cambria Math" w:eastAsia="맑은 고딕" w:hAnsi="Cambria Math" w:cs="Times New Roman"/>
            <w:sz w:val="24"/>
            <w:szCs w:val="24"/>
            <w:lang w:val="en-GB"/>
          </w:rPr>
          <m:t xml:space="preserve"> Var(</m:t>
        </m:r>
        <m:r>
          <w:rPr>
            <w:rFonts w:ascii="Cambria Math" w:eastAsia="맑은 고딕" w:hAnsi="Cambria Math" w:cs="Times New Roman"/>
            <w:sz w:val="24"/>
            <w:szCs w:val="24"/>
            <w:lang w:val="en-GB"/>
          </w:rPr>
          <m:t>X)</m:t>
        </m:r>
      </m:oMath>
      <w:proofErr w:type="gramStart"/>
      <w:r>
        <w:rPr>
          <w:rFonts w:ascii="Times New Roman" w:eastAsia="맑은 고딕" w:hAnsi="Times New Roman" w:cs="Times New Roman"/>
          <w:sz w:val="24"/>
          <w:szCs w:val="24"/>
          <w:lang w:val="en-GB"/>
        </w:rPr>
        <w:t>,</w:t>
      </w:r>
      <w:proofErr w:type="gramEnd"/>
      <w:r w:rsidRPr="00A14A48">
        <w:rPr>
          <w:rFonts w:ascii="Times New Roman" w:eastAsia="맑은 고딕" w:hAnsi="Times New Roman" w:cs="Times New Roman"/>
          <w:sz w:val="24"/>
          <w:szCs w:val="24"/>
          <w:lang w:val="en-GB"/>
        </w:rPr>
        <w:t xml:space="preserve"> </w:t>
      </w:r>
      <w:r>
        <w:rPr>
          <w:rFonts w:ascii="Times New Roman" w:eastAsia="맑은 고딕" w:hAnsi="Times New Roman" w:cs="Times New Roman"/>
          <w:sz w:val="24"/>
          <w:szCs w:val="24"/>
          <w:lang w:val="en-GB"/>
        </w:rPr>
        <w:t>can be</w:t>
      </w:r>
      <w:r w:rsidRPr="00A14A48">
        <w:rPr>
          <w:rFonts w:ascii="Times New Roman" w:eastAsia="맑은 고딕" w:hAnsi="Times New Roman" w:cs="Times New Roman"/>
          <w:sz w:val="24"/>
          <w:szCs w:val="24"/>
          <w:lang w:val="en-GB"/>
        </w:rPr>
        <w:t xml:space="preserve"> partitioned into </w:t>
      </w:r>
      <w:r>
        <w:rPr>
          <w:rFonts w:ascii="Times New Roman" w:eastAsia="맑은 고딕" w:hAnsi="Times New Roman" w:cs="Times New Roman"/>
          <w:sz w:val="24"/>
          <w:szCs w:val="24"/>
          <w:lang w:val="en-GB"/>
        </w:rPr>
        <w:t xml:space="preserve">global </w:t>
      </w:r>
      <w:r w:rsidRPr="00A14A48">
        <w:rPr>
          <w:rFonts w:ascii="Times New Roman" w:eastAsia="맑은 고딕" w:hAnsi="Times New Roman" w:cs="Times New Roman"/>
          <w:sz w:val="24"/>
          <w:szCs w:val="24"/>
          <w:lang w:val="en-GB"/>
        </w:rPr>
        <w:t>trend variability</w:t>
      </w:r>
      <w:r>
        <w:rPr>
          <w:rFonts w:ascii="Times New Roman" w:eastAsia="맑은 고딕" w:hAnsi="Times New Roman" w:cs="Times New Roman"/>
          <w:sz w:val="24"/>
          <w:szCs w:val="24"/>
          <w:lang w:val="en-GB"/>
        </w:rPr>
        <w:t xml:space="preserve">, </w:t>
      </w:r>
      <m:oMath>
        <m:r>
          <m:rPr>
            <m:sty m:val="p"/>
          </m:rPr>
          <w:rPr>
            <w:rFonts w:ascii="Cambria Math" w:eastAsia="맑은 고딕" w:hAnsi="Cambria Math" w:cs="Times New Roman"/>
            <w:sz w:val="24"/>
            <w:szCs w:val="24"/>
            <w:lang w:val="en-GB"/>
          </w:rPr>
          <m:t>Var(</m:t>
        </m:r>
        <m:r>
          <w:rPr>
            <w:rFonts w:ascii="Cambria Math" w:eastAsia="맑은 고딕" w:hAnsi="Cambria Math" w:cs="Times New Roman"/>
            <w:sz w:val="24"/>
            <w:szCs w:val="24"/>
            <w:lang w:val="en-GB"/>
          </w:rPr>
          <m:t>μ)</m:t>
        </m:r>
      </m:oMath>
      <w:r w:rsidRPr="00A14A48">
        <w:rPr>
          <w:rFonts w:ascii="Times New Roman" w:eastAsia="맑은 고딕" w:hAnsi="Times New Roman" w:cs="Times New Roman"/>
          <w:sz w:val="24"/>
          <w:szCs w:val="24"/>
          <w:lang w:val="en-GB"/>
        </w:rPr>
        <w:t xml:space="preserve">, </w:t>
      </w:r>
      <w:r>
        <w:rPr>
          <w:rFonts w:ascii="Times New Roman" w:eastAsia="맑은 고딕" w:hAnsi="Times New Roman" w:cs="Times New Roman"/>
          <w:sz w:val="24"/>
          <w:szCs w:val="24"/>
          <w:lang w:val="en-GB"/>
        </w:rPr>
        <w:t xml:space="preserve">partial sill, </w:t>
      </w:r>
      <m:oMath>
        <m:r>
          <m:rPr>
            <m:sty m:val="p"/>
          </m:rPr>
          <w:rPr>
            <w:rFonts w:ascii="Cambria Math" w:eastAsia="맑은 고딕" w:hAnsi="Cambria Math" w:cs="Times New Roman"/>
            <w:sz w:val="24"/>
            <w:szCs w:val="24"/>
            <w:lang w:val="en-GB"/>
          </w:rPr>
          <m:t>Var</m:t>
        </m:r>
        <m:d>
          <m:dPr>
            <m:ctrlPr>
              <w:rPr>
                <w:rFonts w:ascii="Cambria Math" w:eastAsia="맑은 고딕" w:hAnsi="Cambria Math" w:cs="Times New Roman"/>
                <w:sz w:val="24"/>
                <w:szCs w:val="24"/>
                <w:lang w:val="en-GB"/>
              </w:rPr>
            </m:ctrlPr>
          </m:dPr>
          <m:e>
            <m:r>
              <w:rPr>
                <w:rFonts w:ascii="Cambria Math" w:eastAsia="맑은 고딕" w:hAnsi="Cambria Math" w:cs="Times New Roman"/>
                <w:sz w:val="24"/>
                <w:szCs w:val="24"/>
                <w:lang w:val="en-GB"/>
              </w:rPr>
              <m:t>η</m:t>
            </m:r>
          </m:e>
        </m:d>
        <m:r>
          <w:rPr>
            <w:rFonts w:ascii="Cambria Math" w:eastAsia="맑은 고딕" w:hAnsi="Cambria Math" w:cs="Times New Roman"/>
            <w:sz w:val="24"/>
            <w:szCs w:val="24"/>
            <w:lang w:val="en-GB"/>
          </w:rPr>
          <m:t xml:space="preserve">= </m:t>
        </m:r>
        <m:sSup>
          <m:sSupPr>
            <m:ctrlPr>
              <w:rPr>
                <w:rFonts w:ascii="Cambria Math" w:eastAsia="맑은 고딕" w:hAnsi="Cambria Math" w:cs="Times New Roman"/>
                <w:sz w:val="24"/>
                <w:szCs w:val="24"/>
                <w:lang w:val="en-GB"/>
              </w:rPr>
            </m:ctrlPr>
          </m:sSupPr>
          <m:e>
            <m:r>
              <w:rPr>
                <w:rFonts w:ascii="Cambria Math" w:eastAsia="맑은 고딕" w:hAnsi="Cambria Math" w:cs="Times New Roman"/>
                <w:sz w:val="24"/>
                <w:szCs w:val="24"/>
                <w:lang w:val="en-GB"/>
              </w:rPr>
              <m:t>σ</m:t>
            </m:r>
          </m:e>
          <m:sup>
            <m:r>
              <w:rPr>
                <w:rFonts w:ascii="Cambria Math" w:eastAsia="맑은 고딕" w:hAnsi="Cambria Math" w:cs="Times New Roman"/>
                <w:sz w:val="24"/>
                <w:szCs w:val="24"/>
                <w:lang w:val="en-GB"/>
              </w:rPr>
              <m:t>2</m:t>
            </m:r>
          </m:sup>
        </m:sSup>
      </m:oMath>
      <w:r w:rsidRPr="00A14A48">
        <w:rPr>
          <w:rFonts w:ascii="Times New Roman" w:eastAsia="맑은 고딕" w:hAnsi="Times New Roman" w:cs="Times New Roman"/>
          <w:sz w:val="24"/>
          <w:szCs w:val="24"/>
          <w:lang w:val="en-GB"/>
        </w:rPr>
        <w:t xml:space="preserve">, and </w:t>
      </w:r>
      <w:r>
        <w:rPr>
          <w:rFonts w:ascii="Times New Roman" w:eastAsia="맑은 고딕" w:hAnsi="Times New Roman" w:cs="Times New Roman"/>
          <w:sz w:val="24"/>
          <w:szCs w:val="24"/>
          <w:lang w:val="en-GB"/>
        </w:rPr>
        <w:t xml:space="preserve">nugget, </w:t>
      </w:r>
      <m:oMath>
        <m:r>
          <m:rPr>
            <m:sty m:val="p"/>
          </m:rPr>
          <w:rPr>
            <w:rFonts w:ascii="Cambria Math" w:eastAsia="맑은 고딕" w:hAnsi="Cambria Math" w:cs="Times New Roman"/>
            <w:sz w:val="24"/>
            <w:szCs w:val="24"/>
            <w:lang w:val="en-GB"/>
          </w:rPr>
          <m:t>Var</m:t>
        </m:r>
        <m:d>
          <m:dPr>
            <m:ctrlPr>
              <w:rPr>
                <w:rFonts w:ascii="Cambria Math" w:eastAsia="맑은 고딕" w:hAnsi="Cambria Math" w:cs="Times New Roman"/>
                <w:sz w:val="24"/>
                <w:szCs w:val="24"/>
                <w:lang w:val="en-GB"/>
              </w:rPr>
            </m:ctrlPr>
          </m:dPr>
          <m:e>
            <m:r>
              <w:rPr>
                <w:rFonts w:ascii="Cambria Math" w:eastAsia="맑은 고딕" w:hAnsi="Cambria Math" w:cs="Times New Roman"/>
                <w:sz w:val="24"/>
                <w:szCs w:val="24"/>
                <w:lang w:val="en-GB"/>
              </w:rPr>
              <m:t>ε</m:t>
            </m:r>
            <m:ctrlPr>
              <w:rPr>
                <w:rFonts w:ascii="Cambria Math" w:eastAsia="맑은 고딕" w:hAnsi="Cambria Math" w:cs="Times New Roman"/>
                <w:i/>
                <w:sz w:val="24"/>
                <w:szCs w:val="24"/>
                <w:lang w:val="en-GB"/>
              </w:rPr>
            </m:ctrlPr>
          </m:e>
        </m:d>
        <m:r>
          <w:rPr>
            <w:rFonts w:ascii="Cambria Math" w:eastAsia="맑은 고딕" w:hAnsi="Cambria Math" w:cs="Times New Roman"/>
            <w:sz w:val="24"/>
            <w:szCs w:val="24"/>
            <w:lang w:val="en-GB"/>
          </w:rPr>
          <m:t>=</m:t>
        </m:r>
        <m:sSup>
          <m:sSupPr>
            <m:ctrlPr>
              <w:rPr>
                <w:rFonts w:ascii="Cambria Math" w:eastAsia="맑은 고딕" w:hAnsi="Cambria Math" w:cs="Times New Roman"/>
                <w:sz w:val="24"/>
                <w:szCs w:val="24"/>
                <w:lang w:val="en-GB"/>
              </w:rPr>
            </m:ctrlPr>
          </m:sSupPr>
          <m:e>
            <m:r>
              <m:rPr>
                <m:sty m:val="p"/>
              </m:rPr>
              <w:rPr>
                <w:rFonts w:ascii="Cambria Math" w:eastAsia="맑은 고딕" w:hAnsi="Cambria Math" w:cs="Times New Roman"/>
                <w:sz w:val="24"/>
                <w:szCs w:val="24"/>
                <w:lang w:val="en-GB"/>
              </w:rPr>
              <m:t>τ</m:t>
            </m:r>
          </m:e>
          <m:sup>
            <m:r>
              <w:rPr>
                <w:rFonts w:ascii="Cambria Math" w:eastAsia="맑은 고딕" w:hAnsi="Cambria Math" w:cs="Times New Roman"/>
                <w:sz w:val="24"/>
                <w:szCs w:val="24"/>
                <w:lang w:val="en-GB"/>
              </w:rPr>
              <m:t>2</m:t>
            </m:r>
          </m:sup>
        </m:sSup>
      </m:oMath>
      <w:r>
        <w:rPr>
          <w:rFonts w:ascii="Times New Roman" w:eastAsia="맑은 고딕" w:hAnsi="Times New Roman" w:cs="Times New Roman"/>
          <w:sz w:val="24"/>
          <w:szCs w:val="24"/>
          <w:lang w:val="en-GB"/>
        </w:rPr>
        <w:t>.</w:t>
      </w:r>
    </w:p>
    <w:p w14:paraId="213B8B4E" w14:textId="74208FA9" w:rsidR="00B37023" w:rsidRDefault="00B37023" w:rsidP="00B37023">
      <w:pPr>
        <w:spacing w:line="480" w:lineRule="auto"/>
        <w:ind w:firstLine="800"/>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 xml:space="preserve">To </w:t>
      </w:r>
      <w:r>
        <w:rPr>
          <w:rFonts w:ascii="Times New Roman" w:eastAsia="맑은 고딕" w:hAnsi="Times New Roman" w:cs="Times New Roman" w:hint="eastAsia"/>
          <w:sz w:val="24"/>
          <w:szCs w:val="24"/>
          <w:lang w:val="en-GB"/>
        </w:rPr>
        <w:t xml:space="preserve">represent </w:t>
      </w:r>
      <w:r>
        <w:rPr>
          <w:rFonts w:ascii="Times New Roman" w:eastAsia="맑은 고딕" w:hAnsi="Times New Roman" w:cs="Times New Roman"/>
          <w:sz w:val="24"/>
          <w:szCs w:val="24"/>
          <w:lang w:val="en-GB"/>
        </w:rPr>
        <w:t xml:space="preserve">possibly </w:t>
      </w:r>
      <w:r>
        <w:rPr>
          <w:rFonts w:ascii="Times New Roman" w:eastAsia="맑은 고딕" w:hAnsi="Times New Roman" w:cs="Times New Roman" w:hint="eastAsia"/>
          <w:sz w:val="24"/>
          <w:szCs w:val="24"/>
          <w:lang w:val="en-GB"/>
        </w:rPr>
        <w:t>different</w:t>
      </w:r>
      <w:r>
        <w:rPr>
          <w:rFonts w:ascii="Times New Roman" w:eastAsia="맑은 고딕" w:hAnsi="Times New Roman" w:cs="Times New Roman"/>
          <w:sz w:val="24"/>
          <w:szCs w:val="24"/>
          <w:lang w:val="en-GB"/>
        </w:rPr>
        <w:t xml:space="preserve"> </w:t>
      </w:r>
      <w:r>
        <w:rPr>
          <w:rFonts w:ascii="Times New Roman" w:eastAsia="맑은 고딕" w:hAnsi="Times New Roman" w:cs="Times New Roman" w:hint="eastAsia"/>
          <w:sz w:val="24"/>
          <w:szCs w:val="24"/>
          <w:lang w:val="en-GB"/>
        </w:rPr>
        <w:t xml:space="preserve">spatial </w:t>
      </w:r>
      <w:r>
        <w:rPr>
          <w:rFonts w:ascii="Times New Roman" w:eastAsia="맑은 고딕" w:hAnsi="Times New Roman" w:cs="Times New Roman"/>
          <w:sz w:val="24"/>
          <w:szCs w:val="24"/>
          <w:lang w:val="en-GB"/>
        </w:rPr>
        <w:t>structures</w:t>
      </w:r>
      <w:r>
        <w:rPr>
          <w:rFonts w:ascii="Times New Roman" w:eastAsia="맑은 고딕" w:hAnsi="Times New Roman" w:cs="Times New Roman" w:hint="eastAsia"/>
          <w:sz w:val="24"/>
          <w:szCs w:val="24"/>
          <w:lang w:val="en-GB"/>
        </w:rPr>
        <w:t xml:space="preserve"> of </w:t>
      </w:r>
      <w:r>
        <w:rPr>
          <w:rFonts w:ascii="Times New Roman" w:eastAsia="맑은 고딕" w:hAnsi="Times New Roman" w:cs="Times New Roman"/>
          <w:sz w:val="24"/>
          <w:szCs w:val="24"/>
          <w:lang w:val="en-GB"/>
        </w:rPr>
        <w:t xml:space="preserve">true </w:t>
      </w:r>
      <w:r w:rsidRPr="00A14A48">
        <w:rPr>
          <w:rFonts w:ascii="Times New Roman" w:eastAsia="맑은 고딕" w:hAnsi="Times New Roman" w:cs="Times New Roman"/>
          <w:sz w:val="24"/>
          <w:szCs w:val="24"/>
          <w:lang w:val="en-GB"/>
        </w:rPr>
        <w:t>PM</w:t>
      </w:r>
      <w:r w:rsidRPr="00A14A48">
        <w:rPr>
          <w:rFonts w:ascii="Times New Roman" w:eastAsia="맑은 고딕" w:hAnsi="Times New Roman" w:cs="Times New Roman"/>
          <w:sz w:val="24"/>
          <w:szCs w:val="24"/>
          <w:vertAlign w:val="subscript"/>
          <w:lang w:val="en-GB"/>
        </w:rPr>
        <w:t>10</w:t>
      </w:r>
      <w:r w:rsidRPr="00B95CBE">
        <w:rPr>
          <w:rFonts w:ascii="Times New Roman" w:eastAsia="맑은 고딕" w:hAnsi="Times New Roman" w:cs="Times New Roman"/>
          <w:sz w:val="24"/>
          <w:szCs w:val="24"/>
          <w:lang w:val="en-GB"/>
        </w:rPr>
        <w:t xml:space="preserve"> annual average concen</w:t>
      </w:r>
      <w:r>
        <w:rPr>
          <w:rFonts w:ascii="Times New Roman" w:eastAsia="맑은 고딕" w:hAnsi="Times New Roman" w:cs="Times New Roman"/>
          <w:sz w:val="24"/>
          <w:szCs w:val="24"/>
          <w:lang w:val="en-GB"/>
        </w:rPr>
        <w:t>t</w:t>
      </w:r>
      <w:r w:rsidRPr="00B95CBE">
        <w:rPr>
          <w:rFonts w:ascii="Times New Roman" w:eastAsia="맑은 고딕" w:hAnsi="Times New Roman" w:cs="Times New Roman"/>
          <w:sz w:val="24"/>
          <w:szCs w:val="24"/>
          <w:lang w:val="en-GB"/>
        </w:rPr>
        <w:t xml:space="preserve">rations, </w:t>
      </w:r>
      <w:r>
        <w:rPr>
          <w:rFonts w:ascii="Times New Roman" w:eastAsia="맑은 고딕" w:hAnsi="Times New Roman" w:cs="Times New Roman"/>
          <w:sz w:val="24"/>
          <w:szCs w:val="24"/>
          <w:lang w:val="en-GB"/>
        </w:rPr>
        <w:t>we constructed</w:t>
      </w:r>
      <w:r>
        <w:rPr>
          <w:rFonts w:ascii="Times New Roman" w:eastAsia="맑은 고딕" w:hAnsi="Times New Roman" w:cs="Times New Roman" w:hint="eastAsia"/>
          <w:sz w:val="24"/>
          <w:szCs w:val="24"/>
          <w:lang w:val="en-GB"/>
        </w:rPr>
        <w:t xml:space="preserve"> </w:t>
      </w:r>
      <w:r>
        <w:rPr>
          <w:rFonts w:ascii="Times New Roman" w:eastAsia="맑은 고딕" w:hAnsi="Times New Roman" w:cs="Times New Roman"/>
          <w:sz w:val="24"/>
          <w:szCs w:val="24"/>
          <w:lang w:val="en-GB"/>
        </w:rPr>
        <w:t>eight</w:t>
      </w:r>
      <w:r>
        <w:rPr>
          <w:rFonts w:ascii="Times New Roman" w:eastAsia="맑은 고딕" w:hAnsi="Times New Roman" w:cs="Times New Roman" w:hint="eastAsia"/>
          <w:sz w:val="24"/>
          <w:szCs w:val="24"/>
          <w:lang w:val="en-GB"/>
        </w:rPr>
        <w:t xml:space="preserve"> </w:t>
      </w:r>
      <w:r>
        <w:rPr>
          <w:rFonts w:ascii="Times New Roman" w:eastAsia="맑은 고딕" w:hAnsi="Times New Roman" w:cs="Times New Roman"/>
          <w:sz w:val="24"/>
          <w:szCs w:val="24"/>
          <w:lang w:val="en-GB"/>
        </w:rPr>
        <w:t xml:space="preserve">environmental </w:t>
      </w:r>
      <w:r>
        <w:rPr>
          <w:rFonts w:ascii="Times New Roman" w:eastAsia="맑은 고딕" w:hAnsi="Times New Roman" w:cs="Times New Roman" w:hint="eastAsia"/>
          <w:sz w:val="24"/>
          <w:szCs w:val="24"/>
          <w:lang w:val="en-GB"/>
        </w:rPr>
        <w:t xml:space="preserve">scenarios </w:t>
      </w:r>
      <w:r>
        <w:rPr>
          <w:rFonts w:ascii="Times New Roman" w:eastAsia="맑은 고딕" w:hAnsi="Times New Roman" w:cs="Times New Roman"/>
          <w:sz w:val="24"/>
          <w:szCs w:val="24"/>
          <w:lang w:val="en-GB"/>
        </w:rPr>
        <w:t>(ES1-ES8) based on</w:t>
      </w:r>
      <w:r>
        <w:rPr>
          <w:rFonts w:ascii="Times New Roman" w:eastAsia="맑은 고딕" w:hAnsi="Times New Roman" w:cs="Times New Roman" w:hint="eastAsia"/>
          <w:sz w:val="24"/>
          <w:szCs w:val="24"/>
          <w:lang w:val="en-GB"/>
        </w:rPr>
        <w:t xml:space="preserve"> varying contributions of </w:t>
      </w:r>
      <w:r>
        <w:rPr>
          <w:rFonts w:ascii="Times New Roman" w:eastAsia="맑은 고딕" w:hAnsi="Times New Roman" w:cs="Times New Roman"/>
          <w:sz w:val="24"/>
          <w:szCs w:val="24"/>
          <w:lang w:val="en-GB"/>
        </w:rPr>
        <w:t>the three</w:t>
      </w:r>
      <w:r>
        <w:rPr>
          <w:rFonts w:ascii="Times New Roman" w:eastAsia="맑은 고딕" w:hAnsi="Times New Roman" w:cs="Times New Roman" w:hint="eastAsia"/>
          <w:sz w:val="24"/>
          <w:szCs w:val="24"/>
          <w:lang w:val="en-GB"/>
        </w:rPr>
        <w:t xml:space="preserve"> components of </w:t>
      </w:r>
      <w:r w:rsidRPr="00A14A48">
        <w:rPr>
          <w:rFonts w:ascii="Times New Roman" w:eastAsia="맑은 고딕" w:hAnsi="Times New Roman" w:cs="Times New Roman"/>
          <w:sz w:val="24"/>
          <w:szCs w:val="24"/>
          <w:lang w:val="en-GB"/>
        </w:rPr>
        <w:t>PM</w:t>
      </w:r>
      <w:r w:rsidRPr="00A14A48">
        <w:rPr>
          <w:rFonts w:ascii="Times New Roman" w:eastAsia="맑은 고딕" w:hAnsi="Times New Roman" w:cs="Times New Roman"/>
          <w:sz w:val="24"/>
          <w:szCs w:val="24"/>
          <w:vertAlign w:val="subscript"/>
          <w:lang w:val="en-GB"/>
        </w:rPr>
        <w:t>10</w:t>
      </w:r>
      <w:r>
        <w:rPr>
          <w:rFonts w:ascii="Times New Roman" w:eastAsia="맑은 고딕" w:hAnsi="Times New Roman" w:cs="Times New Roman" w:hint="eastAsia"/>
          <w:sz w:val="24"/>
          <w:szCs w:val="24"/>
          <w:lang w:val="en-GB"/>
        </w:rPr>
        <w:t xml:space="preserve"> to </w:t>
      </w:r>
      <w:r>
        <w:rPr>
          <w:rFonts w:ascii="Times New Roman" w:eastAsia="맑은 고딕" w:hAnsi="Times New Roman" w:cs="Times New Roman"/>
          <w:sz w:val="24"/>
          <w:szCs w:val="24"/>
          <w:lang w:val="en-GB"/>
        </w:rPr>
        <w:t xml:space="preserve">total </w:t>
      </w:r>
      <w:r>
        <w:rPr>
          <w:rFonts w:ascii="Times New Roman" w:eastAsia="맑은 고딕" w:hAnsi="Times New Roman" w:cs="Times New Roman" w:hint="eastAsia"/>
          <w:sz w:val="24"/>
          <w:szCs w:val="24"/>
          <w:lang w:val="en-GB"/>
        </w:rPr>
        <w:t>variability</w:t>
      </w:r>
      <w:r w:rsidRPr="00B95CBE">
        <w:rPr>
          <w:rFonts w:ascii="Times New Roman" w:eastAsia="맑은 고딕" w:hAnsi="Times New Roman" w:cs="Times New Roman" w:hint="eastAsia"/>
          <w:sz w:val="24"/>
          <w:szCs w:val="24"/>
          <w:lang w:val="en-GB"/>
        </w:rPr>
        <w:t xml:space="preserve"> </w:t>
      </w:r>
      <w:r>
        <w:rPr>
          <w:rFonts w:ascii="Times New Roman" w:eastAsia="맑은 고딕" w:hAnsi="Times New Roman" w:cs="Times New Roman" w:hint="eastAsia"/>
          <w:sz w:val="24"/>
          <w:szCs w:val="24"/>
          <w:lang w:val="en-GB"/>
        </w:rPr>
        <w:t>(Table 1</w:t>
      </w:r>
      <w:r>
        <w:rPr>
          <w:rFonts w:ascii="Times New Roman" w:eastAsia="맑은 고딕" w:hAnsi="Times New Roman" w:cs="Times New Roman"/>
          <w:sz w:val="24"/>
          <w:szCs w:val="24"/>
          <w:lang w:val="en-GB"/>
        </w:rPr>
        <w:t>, Figure</w:t>
      </w:r>
      <w:r w:rsidR="00A12D18">
        <w:rPr>
          <w:rFonts w:ascii="Times New Roman" w:eastAsia="맑은 고딕" w:hAnsi="Times New Roman" w:cs="Times New Roman"/>
          <w:sz w:val="24"/>
          <w:szCs w:val="24"/>
          <w:lang w:val="en-GB"/>
        </w:rPr>
        <w:t xml:space="preserve"> </w:t>
      </w:r>
      <w:r>
        <w:rPr>
          <w:rFonts w:ascii="Times New Roman" w:eastAsia="맑은 고딕" w:hAnsi="Times New Roman" w:cs="Times New Roman"/>
          <w:sz w:val="24"/>
          <w:szCs w:val="24"/>
          <w:lang w:val="en-GB"/>
        </w:rPr>
        <w:t>S1</w:t>
      </w:r>
      <w:r>
        <w:rPr>
          <w:rFonts w:ascii="Times New Roman" w:eastAsia="맑은 고딕" w:hAnsi="Times New Roman" w:cs="Times New Roman" w:hint="eastAsia"/>
          <w:sz w:val="24"/>
          <w:szCs w:val="24"/>
          <w:lang w:val="en-GB"/>
        </w:rPr>
        <w:t>).</w:t>
      </w:r>
      <w:r>
        <w:rPr>
          <w:rFonts w:ascii="Times New Roman" w:eastAsia="맑은 고딕" w:hAnsi="Times New Roman" w:cs="Times New Roman"/>
          <w:sz w:val="24"/>
          <w:szCs w:val="24"/>
          <w:lang w:val="en-GB"/>
        </w:rPr>
        <w:t xml:space="preserve"> ES1 to ES4 has a constant mean (i.e</w:t>
      </w:r>
      <w:proofErr w:type="gramStart"/>
      <w:r>
        <w:rPr>
          <w:rFonts w:ascii="Times New Roman" w:eastAsia="맑은 고딕" w:hAnsi="Times New Roman" w:cs="Times New Roman"/>
          <w:sz w:val="24"/>
          <w:szCs w:val="24"/>
          <w:lang w:val="en-GB"/>
        </w:rPr>
        <w:t xml:space="preserve">. </w:t>
      </w:r>
      <w:proofErr w:type="gramEnd"/>
      <m:oMath>
        <m:r>
          <m:rPr>
            <m:sty m:val="p"/>
          </m:rPr>
          <w:rPr>
            <w:rFonts w:ascii="Cambria Math" w:eastAsia="맑은 고딕" w:hAnsi="Cambria Math" w:cs="Times New Roman"/>
            <w:sz w:val="24"/>
            <w:szCs w:val="24"/>
            <w:lang w:val="en-GB"/>
          </w:rPr>
          <m:t>Var</m:t>
        </m:r>
        <m:d>
          <m:dPr>
            <m:ctrlPr>
              <w:rPr>
                <w:rFonts w:ascii="Cambria Math" w:eastAsia="맑은 고딕" w:hAnsi="Cambria Math" w:cs="Times New Roman"/>
                <w:sz w:val="24"/>
                <w:szCs w:val="24"/>
                <w:lang w:val="en-GB"/>
              </w:rPr>
            </m:ctrlPr>
          </m:dPr>
          <m:e>
            <m:r>
              <w:rPr>
                <w:rFonts w:ascii="Cambria Math" w:eastAsia="맑은 고딕" w:hAnsi="Cambria Math" w:cs="Times New Roman"/>
                <w:sz w:val="24"/>
                <w:szCs w:val="24"/>
                <w:lang w:val="en-GB"/>
              </w:rPr>
              <m:t>μ</m:t>
            </m:r>
            <m:ctrlPr>
              <w:rPr>
                <w:rFonts w:ascii="Cambria Math" w:eastAsia="맑은 고딕" w:hAnsi="Cambria Math" w:cs="Times New Roman"/>
                <w:i/>
                <w:sz w:val="24"/>
                <w:szCs w:val="24"/>
                <w:lang w:val="en-GB"/>
              </w:rPr>
            </m:ctrlPr>
          </m:e>
        </m:d>
        <m:r>
          <w:rPr>
            <w:rFonts w:ascii="Cambria Math" w:eastAsia="맑은 고딕" w:hAnsi="Cambria Math" w:cs="Times New Roman"/>
            <w:sz w:val="24"/>
            <w:szCs w:val="24"/>
            <w:lang w:val="en-GB"/>
          </w:rPr>
          <m:t>=0</m:t>
        </m:r>
      </m:oMath>
      <w:r>
        <w:rPr>
          <w:rFonts w:ascii="Times New Roman" w:eastAsia="맑은 고딕" w:hAnsi="Times New Roman" w:cs="Times New Roman" w:hint="eastAsia"/>
          <w:sz w:val="24"/>
          <w:szCs w:val="24"/>
          <w:lang w:val="en-GB"/>
        </w:rPr>
        <w:t xml:space="preserve">) </w:t>
      </w:r>
      <w:r>
        <w:rPr>
          <w:rFonts w:ascii="Times New Roman" w:eastAsia="맑은 고딕" w:hAnsi="Times New Roman" w:cs="Times New Roman"/>
          <w:sz w:val="24"/>
          <w:szCs w:val="24"/>
          <w:lang w:val="en-GB"/>
        </w:rPr>
        <w:t>and different variance parameters of range, partial sill, and nugget which represent different contribution to spatial and non-spatial variability. From ES1 to ES4, the contribution of spatial variability decreases while the contribution of non-spatial variability increases. The other</w:t>
      </w:r>
      <w:r w:rsidRPr="00FF32FF">
        <w:rPr>
          <w:rFonts w:ascii="Times New Roman" w:eastAsia="맑은 고딕" w:hAnsi="Times New Roman" w:cs="Times New Roman"/>
          <w:sz w:val="24"/>
          <w:szCs w:val="24"/>
          <w:lang w:val="en-GB"/>
        </w:rPr>
        <w:t xml:space="preserve"> </w:t>
      </w:r>
      <w:r>
        <w:rPr>
          <w:rFonts w:ascii="Times New Roman" w:eastAsia="맑은 고딕" w:hAnsi="Times New Roman" w:cs="Times New Roman"/>
          <w:sz w:val="24"/>
          <w:szCs w:val="24"/>
          <w:lang w:val="en-GB"/>
        </w:rPr>
        <w:t>four scenarios (ES5-ES8) include mean structures characterized by five geographic variables (i.e</w:t>
      </w:r>
      <w:proofErr w:type="gramStart"/>
      <w:r>
        <w:rPr>
          <w:rFonts w:ascii="Times New Roman" w:eastAsia="맑은 고딕" w:hAnsi="Times New Roman" w:cs="Times New Roman"/>
          <w:sz w:val="24"/>
          <w:szCs w:val="24"/>
          <w:lang w:val="en-GB"/>
        </w:rPr>
        <w:t xml:space="preserve">. </w:t>
      </w:r>
      <w:proofErr w:type="gramEnd"/>
      <m:oMath>
        <m:r>
          <m:rPr>
            <m:sty m:val="p"/>
          </m:rPr>
          <w:rPr>
            <w:rFonts w:ascii="Cambria Math" w:eastAsia="맑은 고딕" w:hAnsi="Cambria Math" w:cs="Times New Roman"/>
            <w:sz w:val="24"/>
            <w:szCs w:val="24"/>
            <w:lang w:val="en-GB"/>
          </w:rPr>
          <m:t>Var</m:t>
        </m:r>
        <m:d>
          <m:dPr>
            <m:ctrlPr>
              <w:rPr>
                <w:rFonts w:ascii="Cambria Math" w:eastAsia="맑은 고딕" w:hAnsi="Cambria Math" w:cs="Times New Roman"/>
                <w:sz w:val="24"/>
                <w:szCs w:val="24"/>
                <w:lang w:val="en-GB"/>
              </w:rPr>
            </m:ctrlPr>
          </m:dPr>
          <m:e>
            <m:r>
              <w:rPr>
                <w:rFonts w:ascii="Cambria Math" w:eastAsia="맑은 고딕" w:hAnsi="Cambria Math" w:cs="Times New Roman"/>
                <w:sz w:val="24"/>
                <w:szCs w:val="24"/>
                <w:lang w:val="en-GB"/>
              </w:rPr>
              <m:t>μ</m:t>
            </m:r>
            <m:ctrlPr>
              <w:rPr>
                <w:rFonts w:ascii="Cambria Math" w:eastAsia="맑은 고딕" w:hAnsi="Cambria Math" w:cs="Times New Roman"/>
                <w:i/>
                <w:sz w:val="24"/>
                <w:szCs w:val="24"/>
                <w:lang w:val="en-GB"/>
              </w:rPr>
            </m:ctrlPr>
          </m:e>
        </m:d>
        <m:r>
          <w:rPr>
            <w:rFonts w:ascii="Cambria Math" w:eastAsia="맑은 고딕" w:hAnsi="Cambria Math" w:cs="Times New Roman"/>
            <w:sz w:val="24"/>
            <w:szCs w:val="24"/>
            <w:lang w:val="en-GB"/>
          </w:rPr>
          <m:t>≠0</m:t>
        </m:r>
      </m:oMath>
      <w:r>
        <w:rPr>
          <w:rFonts w:ascii="Times New Roman" w:eastAsia="맑은 고딕" w:hAnsi="Times New Roman" w:cs="Times New Roman" w:hint="eastAsia"/>
          <w:sz w:val="24"/>
          <w:szCs w:val="24"/>
          <w:lang w:val="en-GB"/>
        </w:rPr>
        <w:t>)</w:t>
      </w:r>
      <w:r>
        <w:rPr>
          <w:rFonts w:ascii="Times New Roman" w:eastAsia="맑은 고딕" w:hAnsi="Times New Roman" w:cs="Times New Roman"/>
          <w:sz w:val="24"/>
          <w:szCs w:val="24"/>
          <w:lang w:val="en-GB"/>
        </w:rPr>
        <w:t xml:space="preserve"> in addition to different combination of variance parameters. Whereas ES5 and ES6 have intermediate contribution of mean structure, ES7 and ES8 have dominant contribution. ES5 and ES7 contain more spatial variability than non-spatial variability, while ES6 and ES8 comprise more non-spatial variability than spatial variability. ES8 was constructed by using the parameters that best represent the data, indicating the most similar environment to Seoul.</w:t>
      </w:r>
      <w:r w:rsidRPr="00835942">
        <w:rPr>
          <w:rFonts w:ascii="Times New Roman" w:eastAsia="맑은 고딕" w:hAnsi="Times New Roman" w:cs="Times New Roman"/>
          <w:sz w:val="24"/>
          <w:szCs w:val="24"/>
          <w:lang w:val="en-GB"/>
        </w:rPr>
        <w:t xml:space="preserve"> </w:t>
      </w:r>
    </w:p>
    <w:p w14:paraId="13A7D021" w14:textId="77777777" w:rsidR="00B37023" w:rsidRPr="00B37023" w:rsidRDefault="00B37023" w:rsidP="00B37023">
      <w:pPr>
        <w:spacing w:line="480" w:lineRule="auto"/>
        <w:jc w:val="left"/>
        <w:rPr>
          <w:rFonts w:ascii="Times New Roman" w:eastAsia="맑은 고딕" w:hAnsi="Times New Roman" w:cs="Times New Roman"/>
          <w:sz w:val="24"/>
          <w:szCs w:val="24"/>
          <w:u w:val="single"/>
          <w:lang w:val="en-GB"/>
        </w:rPr>
      </w:pPr>
      <w:r w:rsidRPr="00B37023">
        <w:rPr>
          <w:rFonts w:ascii="Times New Roman" w:eastAsia="맑은 고딕" w:hAnsi="Times New Roman" w:cs="Times New Roman"/>
          <w:sz w:val="24"/>
          <w:szCs w:val="24"/>
          <w:u w:val="single"/>
          <w:lang w:val="en-GB"/>
        </w:rPr>
        <w:t>Outcome Generation</w:t>
      </w:r>
    </w:p>
    <w:p w14:paraId="27E83C96" w14:textId="77777777" w:rsidR="00B37023" w:rsidRDefault="00B37023" w:rsidP="00B37023">
      <w:pPr>
        <w:spacing w:line="480" w:lineRule="auto"/>
        <w:ind w:firstLine="800"/>
        <w:jc w:val="left"/>
        <w:rPr>
          <w:rFonts w:ascii="Times New Roman" w:eastAsia="맑은 고딕" w:hAnsi="Times New Roman" w:cs="Times New Roman"/>
          <w:sz w:val="24"/>
          <w:szCs w:val="24"/>
          <w:lang w:val="en-GB"/>
        </w:rPr>
      </w:pPr>
      <w:r w:rsidRPr="006A0F73">
        <w:rPr>
          <w:rFonts w:ascii="Times New Roman" w:eastAsia="맑은 고딕" w:hAnsi="Times New Roman" w:cs="Times New Roman"/>
          <w:sz w:val="24"/>
          <w:szCs w:val="24"/>
          <w:lang w:val="en-GB"/>
        </w:rPr>
        <w:t xml:space="preserve">LBW </w:t>
      </w:r>
      <w:r>
        <w:rPr>
          <w:rFonts w:ascii="Times New Roman" w:eastAsia="맑은 고딕" w:hAnsi="Times New Roman" w:cs="Times New Roman"/>
          <w:sz w:val="24"/>
          <w:szCs w:val="24"/>
          <w:lang w:val="en-GB"/>
        </w:rPr>
        <w:t>status of mothers</w:t>
      </w:r>
      <w:r w:rsidRPr="006A0F73">
        <w:rPr>
          <w:rFonts w:ascii="Times New Roman" w:eastAsia="맑은 고딕" w:hAnsi="Times New Roman" w:cs="Times New Roman"/>
          <w:sz w:val="24"/>
          <w:szCs w:val="24"/>
          <w:lang w:val="en-GB"/>
        </w:rPr>
        <w:t xml:space="preserve"> w</w:t>
      </w:r>
      <w:r>
        <w:rPr>
          <w:rFonts w:ascii="Times New Roman" w:eastAsia="맑은 고딕" w:hAnsi="Times New Roman" w:cs="Times New Roman"/>
          <w:sz w:val="24"/>
          <w:szCs w:val="24"/>
          <w:lang w:val="en-GB"/>
        </w:rPr>
        <w:t>ere</w:t>
      </w:r>
      <w:r w:rsidRPr="006A0F73">
        <w:rPr>
          <w:rFonts w:ascii="Times New Roman" w:eastAsia="맑은 고딕" w:hAnsi="Times New Roman" w:cs="Times New Roman"/>
          <w:sz w:val="24"/>
          <w:szCs w:val="24"/>
          <w:lang w:val="en-GB"/>
        </w:rPr>
        <w:t xml:space="preserve"> </w:t>
      </w:r>
      <w:r>
        <w:rPr>
          <w:rFonts w:ascii="Times New Roman" w:eastAsia="맑은 고딕" w:hAnsi="Times New Roman" w:cs="Times New Roman"/>
          <w:sz w:val="24"/>
          <w:szCs w:val="24"/>
          <w:lang w:val="en-GB"/>
        </w:rPr>
        <w:t>generated</w:t>
      </w:r>
      <w:r w:rsidRPr="006A0F73">
        <w:rPr>
          <w:rFonts w:ascii="Times New Roman" w:eastAsia="맑은 고딕" w:hAnsi="Times New Roman" w:cs="Times New Roman"/>
          <w:sz w:val="24"/>
          <w:szCs w:val="24"/>
          <w:lang w:val="en-GB"/>
        </w:rPr>
        <w:t xml:space="preserve"> based on </w:t>
      </w:r>
      <w:r>
        <w:rPr>
          <w:rFonts w:ascii="Times New Roman" w:eastAsia="맑은 고딕" w:hAnsi="Times New Roman" w:cs="Times New Roman"/>
          <w:sz w:val="24"/>
          <w:szCs w:val="24"/>
          <w:lang w:val="en-GB"/>
        </w:rPr>
        <w:t xml:space="preserve">the </w:t>
      </w:r>
      <w:r>
        <w:rPr>
          <w:rFonts w:ascii="Times New Roman" w:eastAsia="맑은 고딕" w:hAnsi="Times New Roman" w:cs="Times New Roman" w:hint="eastAsia"/>
          <w:sz w:val="24"/>
          <w:szCs w:val="24"/>
          <w:lang w:val="en-GB"/>
        </w:rPr>
        <w:t xml:space="preserve">proportion of </w:t>
      </w:r>
      <w:r>
        <w:rPr>
          <w:rFonts w:ascii="Times New Roman" w:eastAsia="맑은 고딕" w:hAnsi="Times New Roman" w:cs="Times New Roman"/>
          <w:sz w:val="24"/>
          <w:szCs w:val="24"/>
          <w:lang w:val="en-GB"/>
        </w:rPr>
        <w:t>LBW case</w:t>
      </w:r>
      <w:r>
        <w:rPr>
          <w:rFonts w:ascii="Times New Roman" w:eastAsia="맑은 고딕" w:hAnsi="Times New Roman" w:cs="Times New Roman" w:hint="eastAsia"/>
          <w:sz w:val="24"/>
          <w:szCs w:val="24"/>
          <w:lang w:val="en-GB"/>
        </w:rPr>
        <w:t>s</w:t>
      </w:r>
      <w:r>
        <w:rPr>
          <w:rFonts w:ascii="Times New Roman" w:eastAsia="맑은 고딕" w:hAnsi="Times New Roman" w:cs="Times New Roman"/>
          <w:sz w:val="24"/>
          <w:szCs w:val="24"/>
          <w:lang w:val="en-GB"/>
        </w:rPr>
        <w:t xml:space="preserve"> </w:t>
      </w:r>
      <w:r>
        <w:rPr>
          <w:rFonts w:ascii="Times New Roman" w:eastAsia="맑은 고딕" w:hAnsi="Times New Roman" w:cs="Times New Roman"/>
          <w:sz w:val="24"/>
          <w:szCs w:val="24"/>
          <w:lang w:val="en-GB"/>
        </w:rPr>
        <w:lastRenderedPageBreak/>
        <w:t xml:space="preserve">obtained by our exploratory data analysis (see the </w:t>
      </w:r>
      <w:r w:rsidRPr="001333EB">
        <w:rPr>
          <w:rFonts w:ascii="Times New Roman" w:eastAsia="맑은 고딕" w:hAnsi="Times New Roman" w:cs="Times New Roman"/>
          <w:sz w:val="24"/>
          <w:szCs w:val="24"/>
          <w:lang w:val="en-GB"/>
        </w:rPr>
        <w:t>Data Analysis</w:t>
      </w:r>
      <w:r>
        <w:rPr>
          <w:rFonts w:ascii="Times New Roman" w:eastAsia="맑은 고딕" w:hAnsi="Times New Roman" w:cs="Times New Roman"/>
          <w:sz w:val="24"/>
          <w:szCs w:val="24"/>
          <w:lang w:val="en-GB"/>
        </w:rPr>
        <w:t xml:space="preserve"> and Parameter Acquisition section), simulated true PM</w:t>
      </w:r>
      <w:r w:rsidRPr="00D41231">
        <w:rPr>
          <w:rFonts w:ascii="Times New Roman" w:eastAsia="맑은 고딕" w:hAnsi="Times New Roman" w:cs="Times New Roman"/>
          <w:sz w:val="24"/>
          <w:szCs w:val="24"/>
          <w:vertAlign w:val="subscript"/>
          <w:lang w:val="en-GB"/>
        </w:rPr>
        <w:t>10</w:t>
      </w:r>
      <w:r>
        <w:rPr>
          <w:rFonts w:ascii="Times New Roman" w:eastAsia="맑은 고딕" w:hAnsi="Times New Roman" w:cs="Times New Roman"/>
          <w:sz w:val="24"/>
          <w:szCs w:val="24"/>
          <w:lang w:val="en-GB"/>
        </w:rPr>
        <w:t xml:space="preserve"> concentrations (see the </w:t>
      </w:r>
      <w:r w:rsidRPr="001333EB">
        <w:rPr>
          <w:rFonts w:ascii="Times New Roman" w:eastAsia="맑은 고딕" w:hAnsi="Times New Roman" w:cs="Times New Roman"/>
          <w:sz w:val="24"/>
          <w:szCs w:val="24"/>
          <w:lang w:val="en-GB"/>
        </w:rPr>
        <w:t>Exposure Generation</w:t>
      </w:r>
      <w:r w:rsidRPr="00770B80">
        <w:rPr>
          <w:rFonts w:ascii="Times New Roman" w:eastAsia="맑은 고딕" w:hAnsi="Times New Roman" w:cs="Times New Roman"/>
          <w:sz w:val="24"/>
          <w:szCs w:val="24"/>
          <w:lang w:val="en-GB"/>
        </w:rPr>
        <w:t xml:space="preserve"> section</w:t>
      </w:r>
      <w:r>
        <w:rPr>
          <w:rFonts w:ascii="Times New Roman" w:eastAsia="맑은 고딕" w:hAnsi="Times New Roman" w:cs="Times New Roman"/>
          <w:sz w:val="24"/>
          <w:szCs w:val="24"/>
          <w:lang w:val="en-GB"/>
        </w:rPr>
        <w:t>), and</w:t>
      </w:r>
      <w:r w:rsidRPr="006A0F73">
        <w:rPr>
          <w:rFonts w:ascii="Times New Roman" w:eastAsia="맑은 고딕" w:hAnsi="Times New Roman" w:cs="Times New Roman"/>
          <w:sz w:val="24"/>
          <w:szCs w:val="24"/>
          <w:lang w:val="en-GB"/>
        </w:rPr>
        <w:t xml:space="preserve"> the </w:t>
      </w:r>
      <w:r>
        <w:rPr>
          <w:rFonts w:ascii="Times New Roman" w:eastAsia="맑은 고딕" w:hAnsi="Times New Roman" w:cs="Times New Roman"/>
          <w:sz w:val="24"/>
          <w:szCs w:val="24"/>
          <w:lang w:val="en-GB"/>
        </w:rPr>
        <w:t>effect estimate of LBW for</w:t>
      </w:r>
      <w:r w:rsidRPr="006A0F73">
        <w:rPr>
          <w:rFonts w:ascii="Times New Roman" w:eastAsia="맑은 고딕" w:hAnsi="Times New Roman" w:cs="Times New Roman"/>
          <w:sz w:val="24"/>
          <w:szCs w:val="24"/>
          <w:lang w:val="en-GB"/>
        </w:rPr>
        <w:t xml:space="preserve"> </w:t>
      </w:r>
      <w:r w:rsidRPr="00A14A48">
        <w:rPr>
          <w:rFonts w:ascii="Times New Roman" w:eastAsia="맑은 고딕" w:hAnsi="Times New Roman" w:cs="Times New Roman"/>
          <w:sz w:val="24"/>
          <w:szCs w:val="24"/>
          <w:lang w:val="en-GB"/>
        </w:rPr>
        <w:t>PM</w:t>
      </w:r>
      <w:r w:rsidRPr="00A14A48">
        <w:rPr>
          <w:rFonts w:ascii="Times New Roman" w:eastAsia="맑은 고딕" w:hAnsi="Times New Roman" w:cs="Times New Roman"/>
          <w:sz w:val="24"/>
          <w:szCs w:val="24"/>
          <w:vertAlign w:val="subscript"/>
          <w:lang w:val="en-GB"/>
        </w:rPr>
        <w:t>10</w:t>
      </w:r>
      <w:r w:rsidRPr="006A0F73">
        <w:rPr>
          <w:rFonts w:ascii="Times New Roman" w:eastAsia="맑은 고딕" w:hAnsi="Times New Roman" w:cs="Times New Roman"/>
          <w:sz w:val="24"/>
          <w:szCs w:val="24"/>
          <w:lang w:val="en-GB"/>
        </w:rPr>
        <w:t xml:space="preserve"> </w:t>
      </w:r>
      <w:r>
        <w:rPr>
          <w:rFonts w:ascii="Times New Roman" w:eastAsia="맑은 고딕" w:hAnsi="Times New Roman" w:cs="Times New Roman"/>
          <w:sz w:val="24"/>
          <w:szCs w:val="24"/>
          <w:lang w:val="en-GB"/>
        </w:rPr>
        <w:t>obtained by</w:t>
      </w:r>
      <w:r w:rsidRPr="006A0F73">
        <w:rPr>
          <w:rFonts w:ascii="Times New Roman" w:eastAsia="맑은 고딕" w:hAnsi="Times New Roman" w:cs="Times New Roman"/>
          <w:sz w:val="24"/>
          <w:szCs w:val="24"/>
          <w:lang w:val="en-GB"/>
        </w:rPr>
        <w:t xml:space="preserve"> </w:t>
      </w:r>
      <w:r>
        <w:rPr>
          <w:rFonts w:ascii="Times New Roman" w:eastAsia="맑은 고딕" w:hAnsi="Times New Roman" w:cs="Times New Roman"/>
          <w:sz w:val="24"/>
          <w:szCs w:val="24"/>
          <w:lang w:val="en-GB"/>
        </w:rPr>
        <w:t>our previous study</w:t>
      </w:r>
      <w:r>
        <w:rPr>
          <w:rFonts w:ascii="Times New Roman" w:eastAsia="맑은 고딕" w:hAnsi="Times New Roman" w:cs="Times New Roman"/>
          <w:sz w:val="24"/>
          <w:szCs w:val="24"/>
          <w:lang w:val="en-GB"/>
        </w:rPr>
        <w:fldChar w:fldCharType="begin" w:fldLock="1"/>
      </w:r>
      <w:r>
        <w:rPr>
          <w:rFonts w:ascii="Times New Roman" w:eastAsia="맑은 고딕" w:hAnsi="Times New Roman" w:cs="Times New Roman"/>
          <w:sz w:val="24"/>
          <w:szCs w:val="24"/>
          <w:lang w:val="en-GB"/>
        </w:rPr>
        <w:instrText>ADDIN CSL_CITATION {"citationItems":[{"id":"ITEM-1","itemData":{"DOI":"10.1186/s12884-019-2401-9","ISSN":"1471-2393","abstract":"BACKGROUND: Fetal growth has been known to be associated with particulate matter (PM) air pollution during gestation. Given that regular working may deviate outdoor air pollution exposure, the association between air pollution and fetal growth restriction can be different across maternal working status. This study was to assess possible effect modification by maternal employment in the association between exposure to PM during pregnancy and fetal growth restriction. METHODS: Using hourly PM less than or equal to 10 and 2.5 μm in diameter (PM10 and PM2.5) regulatory monitoring data for 2001-2012 and 2008-2012, respectively, and birth certificate data for 2002-2012, we computed maternal exposures with district-level averages of PM10 and PM2.5 during one year before birth, entire pregnancy, and the 1st, 2nd and 3rd trimesters. The outcomes of fetal growth restriction were assessed by small for gestational age (SGA, weighted &lt;10th percentile in the same gestational age) as well as low birth weight (LBW, &lt; 2.5 kg) at term. We performed logistic regression to examine the association between PM and each of fetal growth restriction outcomes adjusting for individual risk factors. For effect modification by maternal employment, we estimated adjusted odds ratio (OR) of SGA or LBW for interquartile (IQR) increases in PM10 or PM2.5 stratified by employed and non-employed mothers. We also computed relative excess risk due to interaction (RERI) to investigate additive interaction. RESULTS: Among 824,011 singleton term births, 34.0% (279,856) were employed and 66.0% (544,155) were non-employed mothers. Proportions of LBW were 1.5% in employed and 1.6% in non-employed (P &lt; 0.001). SGA occurred in 12.7% of employed and 12.8% of non- employed (P = 0.124) mothers. For non-employed mothers, we observed increased odds of SGA per IQR increase in PM10 for one year before birth (OR = 1.02, 95% confidence intervals (CI): 1.00-1.04, P = 0.028). ORs of SGA for full pregnancy period and the 3rd trimester were also positive but did not reach statistical significance. We did not observe positive association for PM2.5. RERI was not significant both for PM10 and PM2.5. CONCLUSIONS: We did not observe evidence of effect modification by maternal employment in the association between ambient PM and fetal growth restriction. Future studies using more refined exposure measures should confirm this finding.","author":[{"dropping-particle":"","family":"Choe","given":"Seung-Ah","non-dropping-particle":"","parse-names":false,"suffix":""},{"dropping-particle":"","family":"Jang","given":"Jiyeong","non-dropping-particle":"","parse-names":false,"suffix":""},{"dropping-particle":"","family":"Kim","given":"Min Jung","non-dropping-particle":"","parse-names":false,"suffix":""},{"dropping-particle":"","family":"Jun","given":"Yoon-Bae","non-dropping-particle":"","parse-names":false,"suffix":""},{"dropping-particle":"","family":"Kim","given":"Sun-Young","non-dropping-particle":"","parse-names":false,"suffix":""}],"container-title":"BMC pregnancy and childbirth","id":"ITEM-1","issue":"1","issued":{"date-parts":[["2019"]]},"language":"eng","page":"246","title":"Association between ambient particulate matter concentration and fetal growth restriction stratified by maternal employment","type":"article-journal","volume":"19"},"uris":["http://www.mendeley.com/documents/?uuid=b24cd5d8-06a1-457d-a00e-32c0d4ba2bca"]}],"mendeley":{"formattedCitation":"&lt;sup&gt;28&lt;/sup&gt;","plainTextFormattedCitation":"28","previouslyFormattedCitation":"&lt;sup&gt;28&lt;/sup&gt;"},"properties":{"noteIndex":0},"schema":"https://github.com/citation-style-language/schema/raw/master/csl-citation.json"}</w:instrText>
      </w:r>
      <w:r>
        <w:rPr>
          <w:rFonts w:ascii="Times New Roman" w:eastAsia="맑은 고딕" w:hAnsi="Times New Roman" w:cs="Times New Roman"/>
          <w:sz w:val="24"/>
          <w:szCs w:val="24"/>
          <w:lang w:val="en-GB"/>
        </w:rPr>
        <w:fldChar w:fldCharType="separate"/>
      </w:r>
      <w:r w:rsidRPr="00957A47">
        <w:rPr>
          <w:rFonts w:ascii="Times New Roman" w:eastAsia="맑은 고딕" w:hAnsi="Times New Roman" w:cs="Times New Roman"/>
          <w:noProof/>
          <w:sz w:val="24"/>
          <w:szCs w:val="24"/>
          <w:vertAlign w:val="superscript"/>
          <w:lang w:val="en-GB"/>
        </w:rPr>
        <w:t>28</w:t>
      </w:r>
      <w:r>
        <w:rPr>
          <w:rFonts w:ascii="Times New Roman" w:eastAsia="맑은 고딕" w:hAnsi="Times New Roman" w:cs="Times New Roman"/>
          <w:sz w:val="24"/>
          <w:szCs w:val="24"/>
          <w:lang w:val="en-GB"/>
        </w:rPr>
        <w:fldChar w:fldCharType="end"/>
      </w:r>
      <w:r w:rsidRPr="006A0F73">
        <w:rPr>
          <w:rFonts w:ascii="Times New Roman" w:eastAsia="맑은 고딕" w:hAnsi="Times New Roman" w:cs="Times New Roman"/>
          <w:sz w:val="24"/>
          <w:szCs w:val="24"/>
          <w:lang w:val="en-GB"/>
        </w:rPr>
        <w:t>.</w:t>
      </w:r>
      <w:r>
        <w:rPr>
          <w:rFonts w:ascii="Times New Roman" w:eastAsia="맑은 고딕" w:hAnsi="Times New Roman" w:cs="Times New Roman"/>
          <w:sz w:val="24"/>
          <w:szCs w:val="24"/>
          <w:lang w:val="en-GB"/>
        </w:rPr>
        <w:t xml:space="preserve"> We assumed </w:t>
      </w:r>
      <w:r>
        <w:rPr>
          <w:rFonts w:ascii="Times New Roman" w:eastAsia="맑은 고딕" w:hAnsi="Times New Roman" w:cs="Times New Roman" w:hint="eastAsia"/>
          <w:sz w:val="24"/>
          <w:szCs w:val="24"/>
          <w:lang w:val="en-GB"/>
        </w:rPr>
        <w:t xml:space="preserve">that </w:t>
      </w:r>
      <w:r>
        <w:rPr>
          <w:rFonts w:ascii="Times New Roman" w:eastAsia="맑은 고딕" w:hAnsi="Times New Roman" w:cs="Times New Roman"/>
          <w:sz w:val="24"/>
          <w:szCs w:val="24"/>
          <w:lang w:val="en-GB"/>
        </w:rPr>
        <w:t>LBW probability of a mother, p, follows an inverse logit function of true baseline LBW rate (</w:t>
      </w:r>
      <m:oMath>
        <m:sSub>
          <m:sSubPr>
            <m:ctrlPr>
              <w:rPr>
                <w:rFonts w:ascii="Cambria Math" w:eastAsia="맑은 고딕" w:hAnsi="Cambria Math" w:cs="Times New Roman"/>
                <w:sz w:val="24"/>
                <w:szCs w:val="24"/>
                <w:lang w:val="en-GB"/>
              </w:rPr>
            </m:ctrlPr>
          </m:sSubPr>
          <m:e>
            <m:r>
              <w:rPr>
                <w:rFonts w:ascii="Cambria Math" w:eastAsia="맑은 고딕" w:hAnsi="Cambria Math" w:cs="Times New Roman"/>
                <w:sz w:val="24"/>
                <w:szCs w:val="24"/>
                <w:lang w:val="en-GB"/>
              </w:rPr>
              <m:t>β</m:t>
            </m:r>
          </m:e>
          <m:sub>
            <m:r>
              <w:rPr>
                <w:rFonts w:ascii="Cambria Math" w:eastAsia="맑은 고딕" w:hAnsi="Cambria Math" w:cs="Times New Roman"/>
                <w:sz w:val="24"/>
                <w:szCs w:val="24"/>
                <w:lang w:val="en-GB"/>
              </w:rPr>
              <m:t>0</m:t>
            </m:r>
          </m:sub>
        </m:sSub>
      </m:oMath>
      <w:r>
        <w:rPr>
          <w:rFonts w:ascii="Times New Roman" w:eastAsia="맑은 고딕" w:hAnsi="Times New Roman" w:cs="Times New Roman"/>
          <w:sz w:val="24"/>
          <w:szCs w:val="24"/>
          <w:lang w:val="en-GB"/>
        </w:rPr>
        <w:t>) and the true effect estimate of LBW (</w:t>
      </w:r>
      <m:oMath>
        <m:sSub>
          <m:sSubPr>
            <m:ctrlPr>
              <w:rPr>
                <w:rFonts w:ascii="Cambria Math" w:eastAsia="맑은 고딕" w:hAnsi="Cambria Math" w:cs="Times New Roman"/>
                <w:sz w:val="24"/>
                <w:szCs w:val="24"/>
                <w:lang w:val="en-GB"/>
              </w:rPr>
            </m:ctrlPr>
          </m:sSubPr>
          <m:e>
            <m:r>
              <w:rPr>
                <w:rFonts w:ascii="Cambria Math" w:eastAsia="맑은 고딕" w:hAnsi="Cambria Math" w:cs="Times New Roman"/>
                <w:sz w:val="24"/>
                <w:szCs w:val="24"/>
                <w:lang w:val="en-GB"/>
              </w:rPr>
              <m:t>β</m:t>
            </m:r>
          </m:e>
          <m:sub>
            <m:r>
              <w:rPr>
                <w:rFonts w:ascii="Cambria Math" w:eastAsia="맑은 고딕" w:hAnsi="Cambria Math" w:cs="Times New Roman"/>
                <w:sz w:val="24"/>
                <w:szCs w:val="24"/>
                <w:lang w:val="en-GB"/>
              </w:rPr>
              <m:t>1</m:t>
            </m:r>
          </m:sub>
        </m:sSub>
      </m:oMath>
      <w:r>
        <w:rPr>
          <w:rFonts w:ascii="Times New Roman" w:eastAsia="맑은 고딕" w:hAnsi="Times New Roman" w:cs="Times New Roman"/>
          <w:sz w:val="24"/>
          <w:szCs w:val="24"/>
          <w:lang w:val="en-GB"/>
        </w:rPr>
        <w:t xml:space="preserve">) for individual </w:t>
      </w:r>
      <w:r>
        <w:rPr>
          <w:rFonts w:ascii="Times New Roman" w:eastAsia="맑은 고딕" w:hAnsi="Times New Roman" w:cs="Times New Roman" w:hint="eastAsia"/>
          <w:sz w:val="24"/>
          <w:szCs w:val="24"/>
          <w:lang w:val="en-GB"/>
        </w:rPr>
        <w:t>PM</w:t>
      </w:r>
      <w:r w:rsidRPr="001F50D8">
        <w:rPr>
          <w:rFonts w:ascii="Times New Roman" w:eastAsia="맑은 고딕" w:hAnsi="Times New Roman" w:cs="Times New Roman"/>
          <w:sz w:val="24"/>
          <w:szCs w:val="24"/>
          <w:vertAlign w:val="subscript"/>
          <w:lang w:val="en-GB"/>
        </w:rPr>
        <w:t>10</w:t>
      </w:r>
      <w:r>
        <w:rPr>
          <w:rFonts w:ascii="Times New Roman" w:eastAsia="맑은 고딕" w:hAnsi="Times New Roman" w:cs="Times New Roman"/>
          <w:sz w:val="24"/>
          <w:szCs w:val="24"/>
          <w:lang w:val="en-GB"/>
        </w:rPr>
        <w:t xml:space="preserve"> concentration (X), as shown in </w:t>
      </w:r>
      <w:r>
        <w:rPr>
          <w:rFonts w:ascii="Times New Roman" w:eastAsia="맑은 고딕" w:hAnsi="Times New Roman" w:cs="Times New Roman" w:hint="eastAsia"/>
          <w:sz w:val="24"/>
          <w:szCs w:val="24"/>
          <w:lang w:val="en-GB"/>
        </w:rPr>
        <w:t xml:space="preserve">the </w:t>
      </w:r>
      <w:r>
        <w:rPr>
          <w:rFonts w:ascii="Times New Roman" w:eastAsia="맑은 고딕" w:hAnsi="Times New Roman" w:cs="Times New Roman"/>
          <w:sz w:val="24"/>
          <w:szCs w:val="24"/>
          <w:lang w:val="en-GB"/>
        </w:rPr>
        <w:t>equation 2.</w:t>
      </w:r>
      <w:r w:rsidRPr="009F230D">
        <w:rPr>
          <w:rFonts w:ascii="Times New Roman" w:eastAsia="맑은 고딕" w:hAnsi="Times New Roman" w:cs="Times New Roman"/>
          <w:sz w:val="24"/>
          <w:szCs w:val="24"/>
          <w:lang w:val="en-GB"/>
        </w:rPr>
        <w:t xml:space="preserve"> </w:t>
      </w:r>
    </w:p>
    <w:tbl>
      <w:tblPr>
        <w:tblStyle w:val="af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1"/>
        <w:gridCol w:w="5962"/>
        <w:gridCol w:w="1573"/>
      </w:tblGrid>
      <w:tr w:rsidR="00B37023" w14:paraId="2A7AC1E8" w14:textId="77777777" w:rsidTr="00B37023">
        <w:tc>
          <w:tcPr>
            <w:tcW w:w="1526" w:type="dxa"/>
            <w:vAlign w:val="center"/>
          </w:tcPr>
          <w:p w14:paraId="1368FB9F" w14:textId="77777777" w:rsidR="00B37023" w:rsidRPr="001F50D8" w:rsidRDefault="00B37023" w:rsidP="00B37023">
            <w:pPr>
              <w:spacing w:line="480" w:lineRule="auto"/>
              <w:jc w:val="left"/>
              <w:rPr>
                <w:rFonts w:ascii="Times New Roman" w:eastAsia="맑은 고딕" w:hAnsi="Times New Roman" w:cs="Times New Roman"/>
                <w:sz w:val="24"/>
                <w:szCs w:val="24"/>
                <w:lang w:val="en-GB"/>
              </w:rPr>
            </w:pPr>
          </w:p>
        </w:tc>
        <w:tc>
          <w:tcPr>
            <w:tcW w:w="6095" w:type="dxa"/>
            <w:vAlign w:val="center"/>
          </w:tcPr>
          <w:p w14:paraId="3D89ADEC" w14:textId="77777777" w:rsidR="00B37023" w:rsidRPr="007B4FB0" w:rsidRDefault="00B37023" w:rsidP="00B37023">
            <w:pPr>
              <w:spacing w:line="480" w:lineRule="auto"/>
              <w:jc w:val="left"/>
              <w:rPr>
                <w:rFonts w:ascii="Times New Roman" w:eastAsia="맑은 고딕" w:hAnsi="Times New Roman" w:cs="Times New Roman"/>
                <w:sz w:val="24"/>
                <w:szCs w:val="24"/>
                <w:lang w:val="en-GB"/>
              </w:rPr>
            </w:pPr>
            <m:oMath>
              <m:r>
                <m:rPr>
                  <m:sty m:val="p"/>
                </m:rPr>
                <w:rPr>
                  <w:rFonts w:ascii="Cambria Math" w:eastAsia="맑은 고딕" w:hAnsi="Cambria Math" w:cs="Times New Roman"/>
                  <w:sz w:val="24"/>
                  <w:szCs w:val="24"/>
                  <w:lang w:val="en-GB"/>
                </w:rPr>
                <m:t>p=exp</m:t>
              </m:r>
              <m:d>
                <m:dPr>
                  <m:ctrlPr>
                    <w:rPr>
                      <w:rFonts w:ascii="Cambria Math" w:eastAsia="맑은 고딕" w:hAnsi="Cambria Math" w:cs="Times New Roman"/>
                      <w:sz w:val="24"/>
                      <w:szCs w:val="24"/>
                      <w:lang w:val="en-GB"/>
                    </w:rPr>
                  </m:ctrlPr>
                </m:dPr>
                <m:e>
                  <m:sSub>
                    <m:sSubPr>
                      <m:ctrlPr>
                        <w:rPr>
                          <w:rFonts w:ascii="Cambria Math" w:eastAsia="맑은 고딕" w:hAnsi="Cambria Math" w:cs="Times New Roman"/>
                          <w:sz w:val="24"/>
                          <w:szCs w:val="24"/>
                          <w:lang w:val="en-GB"/>
                        </w:rPr>
                      </m:ctrlPr>
                    </m:sSubPr>
                    <m:e>
                      <m:r>
                        <w:rPr>
                          <w:rFonts w:ascii="Cambria Math" w:eastAsia="맑은 고딕" w:hAnsi="Cambria Math" w:cs="Times New Roman"/>
                          <w:sz w:val="24"/>
                          <w:szCs w:val="24"/>
                          <w:lang w:val="en-GB"/>
                        </w:rPr>
                        <m:t>β</m:t>
                      </m:r>
                    </m:e>
                    <m:sub>
                      <m:r>
                        <w:rPr>
                          <w:rFonts w:ascii="Cambria Math" w:eastAsia="맑은 고딕" w:hAnsi="Cambria Math" w:cs="Times New Roman"/>
                          <w:sz w:val="24"/>
                          <w:szCs w:val="24"/>
                          <w:lang w:val="en-GB"/>
                        </w:rPr>
                        <m:t>0</m:t>
                      </m:r>
                    </m:sub>
                  </m:sSub>
                  <m:r>
                    <m:rPr>
                      <m:sty m:val="p"/>
                    </m:rPr>
                    <w:rPr>
                      <w:rFonts w:ascii="Cambria Math" w:eastAsia="맑은 고딕" w:hAnsi="Cambria Math" w:cs="Times New Roman"/>
                      <w:sz w:val="24"/>
                      <w:szCs w:val="24"/>
                      <w:lang w:val="en-GB"/>
                    </w:rPr>
                    <m:t>+</m:t>
                  </m:r>
                  <m:sSub>
                    <m:sSubPr>
                      <m:ctrlPr>
                        <w:rPr>
                          <w:rFonts w:ascii="Cambria Math" w:eastAsia="맑은 고딕" w:hAnsi="Cambria Math" w:cs="Times New Roman"/>
                          <w:sz w:val="24"/>
                          <w:szCs w:val="24"/>
                          <w:lang w:val="en-GB"/>
                        </w:rPr>
                      </m:ctrlPr>
                    </m:sSubPr>
                    <m:e>
                      <m:r>
                        <w:rPr>
                          <w:rFonts w:ascii="Cambria Math" w:eastAsia="맑은 고딕" w:hAnsi="Cambria Math" w:cs="Times New Roman"/>
                          <w:sz w:val="24"/>
                          <w:szCs w:val="24"/>
                          <w:lang w:val="en-GB"/>
                        </w:rPr>
                        <m:t>β</m:t>
                      </m:r>
                    </m:e>
                    <m:sub>
                      <m:r>
                        <w:rPr>
                          <w:rFonts w:ascii="Cambria Math" w:eastAsia="맑은 고딕" w:hAnsi="Cambria Math" w:cs="Times New Roman"/>
                          <w:sz w:val="24"/>
                          <w:szCs w:val="24"/>
                          <w:lang w:val="en-GB"/>
                        </w:rPr>
                        <m:t>1</m:t>
                      </m:r>
                    </m:sub>
                  </m:sSub>
                  <m:r>
                    <w:rPr>
                      <w:rFonts w:ascii="Cambria Math" w:eastAsia="맑은 고딕" w:hAnsi="Cambria Math" w:cs="Times New Roman"/>
                      <w:sz w:val="24"/>
                      <w:szCs w:val="24"/>
                      <w:lang w:val="en-GB"/>
                    </w:rPr>
                    <m:t>X</m:t>
                  </m:r>
                  <m:ctrlPr>
                    <w:rPr>
                      <w:rFonts w:ascii="Cambria Math" w:eastAsia="맑은 고딕" w:hAnsi="Cambria Math" w:cs="Times New Roman"/>
                      <w:i/>
                      <w:sz w:val="24"/>
                      <w:szCs w:val="24"/>
                      <w:lang w:val="en-GB"/>
                    </w:rPr>
                  </m:ctrlPr>
                </m:e>
              </m:d>
              <m:r>
                <m:rPr>
                  <m:sty m:val="p"/>
                </m:rPr>
                <w:rPr>
                  <w:rFonts w:ascii="Cambria Math" w:eastAsia="맑은 고딕" w:hAnsi="Cambria Math" w:cs="Times New Roman"/>
                  <w:sz w:val="24"/>
                  <w:szCs w:val="24"/>
                  <w:lang w:val="en-GB"/>
                </w:rPr>
                <m:t xml:space="preserve"> / (1+exp</m:t>
              </m:r>
              <m:d>
                <m:dPr>
                  <m:ctrlPr>
                    <w:rPr>
                      <w:rFonts w:ascii="Cambria Math" w:eastAsia="맑은 고딕" w:hAnsi="Cambria Math" w:cs="Times New Roman"/>
                      <w:sz w:val="24"/>
                      <w:szCs w:val="24"/>
                      <w:lang w:val="en-GB"/>
                    </w:rPr>
                  </m:ctrlPr>
                </m:dPr>
                <m:e>
                  <m:sSub>
                    <m:sSubPr>
                      <m:ctrlPr>
                        <w:rPr>
                          <w:rFonts w:ascii="Cambria Math" w:eastAsia="맑은 고딕" w:hAnsi="Cambria Math" w:cs="Times New Roman"/>
                          <w:sz w:val="24"/>
                          <w:szCs w:val="24"/>
                          <w:lang w:val="en-GB"/>
                        </w:rPr>
                      </m:ctrlPr>
                    </m:sSubPr>
                    <m:e>
                      <m:r>
                        <w:rPr>
                          <w:rFonts w:ascii="Cambria Math" w:eastAsia="맑은 고딕" w:hAnsi="Cambria Math" w:cs="Times New Roman"/>
                          <w:sz w:val="24"/>
                          <w:szCs w:val="24"/>
                          <w:lang w:val="en-GB"/>
                        </w:rPr>
                        <m:t>β</m:t>
                      </m:r>
                    </m:e>
                    <m:sub>
                      <m:r>
                        <w:rPr>
                          <w:rFonts w:ascii="Cambria Math" w:eastAsia="맑은 고딕" w:hAnsi="Cambria Math" w:cs="Times New Roman"/>
                          <w:sz w:val="24"/>
                          <w:szCs w:val="24"/>
                          <w:lang w:val="en-GB"/>
                        </w:rPr>
                        <m:t>0</m:t>
                      </m:r>
                    </m:sub>
                  </m:sSub>
                  <m:r>
                    <m:rPr>
                      <m:sty m:val="p"/>
                    </m:rPr>
                    <w:rPr>
                      <w:rFonts w:ascii="Cambria Math" w:eastAsia="맑은 고딕" w:hAnsi="Cambria Math" w:cs="Times New Roman"/>
                      <w:sz w:val="24"/>
                      <w:szCs w:val="24"/>
                      <w:lang w:val="en-GB"/>
                    </w:rPr>
                    <m:t>+</m:t>
                  </m:r>
                  <m:sSub>
                    <m:sSubPr>
                      <m:ctrlPr>
                        <w:rPr>
                          <w:rFonts w:ascii="Cambria Math" w:eastAsia="맑은 고딕" w:hAnsi="Cambria Math" w:cs="Times New Roman"/>
                          <w:sz w:val="24"/>
                          <w:szCs w:val="24"/>
                          <w:lang w:val="en-GB"/>
                        </w:rPr>
                      </m:ctrlPr>
                    </m:sSubPr>
                    <m:e>
                      <m:r>
                        <w:rPr>
                          <w:rFonts w:ascii="Cambria Math" w:eastAsia="맑은 고딕" w:hAnsi="Cambria Math" w:cs="Times New Roman"/>
                          <w:sz w:val="24"/>
                          <w:szCs w:val="24"/>
                          <w:lang w:val="en-GB"/>
                        </w:rPr>
                        <m:t>β</m:t>
                      </m:r>
                    </m:e>
                    <m:sub>
                      <m:r>
                        <w:rPr>
                          <w:rFonts w:ascii="Cambria Math" w:eastAsia="맑은 고딕" w:hAnsi="Cambria Math" w:cs="Times New Roman"/>
                          <w:sz w:val="24"/>
                          <w:szCs w:val="24"/>
                          <w:lang w:val="en-GB"/>
                        </w:rPr>
                        <m:t>1</m:t>
                      </m:r>
                    </m:sub>
                  </m:sSub>
                  <m:r>
                    <w:rPr>
                      <w:rFonts w:ascii="Cambria Math" w:eastAsia="맑은 고딕" w:hAnsi="Cambria Math" w:cs="Times New Roman"/>
                      <w:sz w:val="24"/>
                      <w:szCs w:val="24"/>
                      <w:lang w:val="en-GB"/>
                    </w:rPr>
                    <m:t>X</m:t>
                  </m:r>
                  <m:ctrlPr>
                    <w:rPr>
                      <w:rFonts w:ascii="Cambria Math" w:eastAsia="맑은 고딕" w:hAnsi="Cambria Math" w:cs="Times New Roman"/>
                      <w:i/>
                      <w:sz w:val="24"/>
                      <w:szCs w:val="24"/>
                      <w:lang w:val="en-GB"/>
                    </w:rPr>
                  </m:ctrlPr>
                </m:e>
              </m:d>
              <m:r>
                <w:rPr>
                  <w:rFonts w:ascii="Cambria Math" w:eastAsia="맑은 고딕" w:hAnsi="Cambria Math" w:cs="Times New Roman"/>
                  <w:sz w:val="24"/>
                  <w:szCs w:val="24"/>
                  <w:lang w:val="en-GB"/>
                </w:rPr>
                <m:t>)</m:t>
              </m:r>
            </m:oMath>
            <w:r>
              <w:rPr>
                <w:rFonts w:ascii="Times New Roman" w:eastAsia="맑은 고딕" w:hAnsi="Times New Roman" w:cs="Times New Roman" w:hint="eastAsia"/>
                <w:sz w:val="24"/>
                <w:szCs w:val="24"/>
                <w:lang w:val="en-GB"/>
              </w:rPr>
              <w:t xml:space="preserve">. </w:t>
            </w:r>
          </w:p>
        </w:tc>
        <w:tc>
          <w:tcPr>
            <w:tcW w:w="1603" w:type="dxa"/>
            <w:vAlign w:val="center"/>
          </w:tcPr>
          <w:p w14:paraId="65E2022F" w14:textId="77777777" w:rsidR="00B37023" w:rsidRPr="001F50D8" w:rsidRDefault="00B37023" w:rsidP="00B37023">
            <w:pPr>
              <w:spacing w:line="480" w:lineRule="auto"/>
              <w:jc w:val="left"/>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(2)</w:t>
            </w:r>
          </w:p>
        </w:tc>
      </w:tr>
    </w:tbl>
    <w:p w14:paraId="32352A2A" w14:textId="55ABF969" w:rsidR="00AC59BE" w:rsidRDefault="00B37023" w:rsidP="00716C6E">
      <w:pPr>
        <w:pStyle w:val="af"/>
        <w:shd w:val="clear" w:color="auto" w:fill="FFFFFF"/>
        <w:spacing w:line="480" w:lineRule="auto"/>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 xml:space="preserve">Then, given LBW probability of each mother, p, we randomly generated LBW </w:t>
      </w:r>
      <w:r>
        <w:rPr>
          <w:rFonts w:ascii="Times New Roman" w:eastAsia="맑은 고딕" w:hAnsi="Times New Roman" w:cs="Times New Roman" w:hint="eastAsia"/>
          <w:sz w:val="24"/>
          <w:szCs w:val="24"/>
          <w:lang w:val="en-GB"/>
        </w:rPr>
        <w:t>status</w:t>
      </w:r>
      <w:r>
        <w:rPr>
          <w:rFonts w:ascii="Times New Roman" w:eastAsia="맑은 고딕" w:hAnsi="Times New Roman" w:cs="Times New Roman"/>
          <w:sz w:val="24"/>
          <w:szCs w:val="24"/>
          <w:lang w:val="en-GB"/>
        </w:rPr>
        <w:t xml:space="preserve"> from Bernoulli distribution.</w:t>
      </w:r>
    </w:p>
    <w:p w14:paraId="7B24AB19" w14:textId="77777777" w:rsidR="00AC59BE" w:rsidRPr="00AC59BE" w:rsidRDefault="00AC59BE" w:rsidP="00AC59BE">
      <w:pPr>
        <w:spacing w:line="480" w:lineRule="auto"/>
        <w:jc w:val="left"/>
        <w:rPr>
          <w:rFonts w:ascii="Times New Roman" w:eastAsia="맑은 고딕" w:hAnsi="Times New Roman" w:cs="Times New Roman"/>
          <w:sz w:val="24"/>
          <w:szCs w:val="24"/>
          <w:u w:val="single"/>
          <w:lang w:val="en-GB"/>
        </w:rPr>
      </w:pPr>
      <w:r w:rsidRPr="00AC59BE">
        <w:rPr>
          <w:rFonts w:ascii="Times New Roman" w:eastAsia="맑은 고딕" w:hAnsi="Times New Roman" w:cs="Times New Roman"/>
          <w:sz w:val="24"/>
          <w:szCs w:val="24"/>
          <w:u w:val="single"/>
          <w:lang w:val="en-GB"/>
        </w:rPr>
        <w:t>Health Effect Estimation</w:t>
      </w:r>
    </w:p>
    <w:p w14:paraId="20244BDE" w14:textId="0CEDCD24" w:rsidR="00AC59BE" w:rsidRPr="001B1652" w:rsidRDefault="00AC59BE" w:rsidP="001B1652">
      <w:pPr>
        <w:spacing w:line="480" w:lineRule="auto"/>
        <w:ind w:firstLine="800"/>
        <w:jc w:val="left"/>
        <w:rPr>
          <w:rFonts w:ascii="Times New Roman" w:eastAsia="맑은 고딕" w:hAnsi="Times New Roman" w:cs="Times New Roman"/>
          <w:sz w:val="24"/>
          <w:szCs w:val="24"/>
          <w:lang w:val="en-GB"/>
        </w:rPr>
        <w:sectPr w:rsidR="00AC59BE" w:rsidRPr="001B1652">
          <w:footerReference w:type="default" r:id="rId10"/>
          <w:pgSz w:w="11906" w:h="16838"/>
          <w:pgMar w:top="1701" w:right="1440" w:bottom="1440" w:left="1440" w:header="851" w:footer="992" w:gutter="0"/>
          <w:lnNumType w:countBy="1" w:restart="continuous"/>
          <w:cols w:space="720"/>
        </w:sectPr>
      </w:pPr>
      <w:r>
        <w:rPr>
          <w:rFonts w:ascii="Times New Roman" w:eastAsia="맑은 고딕" w:hAnsi="Times New Roman" w:cs="Times New Roman"/>
          <w:sz w:val="24"/>
          <w:szCs w:val="24"/>
          <w:lang w:val="en-GB"/>
        </w:rPr>
        <w:t>Using true or predicted PM</w:t>
      </w:r>
      <w:r w:rsidRPr="00D41231">
        <w:rPr>
          <w:rFonts w:ascii="Times New Roman" w:eastAsia="맑은 고딕" w:hAnsi="Times New Roman" w:cs="Times New Roman"/>
          <w:sz w:val="24"/>
          <w:szCs w:val="24"/>
          <w:vertAlign w:val="subscript"/>
          <w:lang w:val="en-GB"/>
        </w:rPr>
        <w:t>10</w:t>
      </w:r>
      <w:r>
        <w:rPr>
          <w:rFonts w:ascii="Times New Roman" w:eastAsia="맑은 고딕" w:hAnsi="Times New Roman" w:cs="Times New Roman"/>
          <w:sz w:val="24"/>
          <w:szCs w:val="24"/>
          <w:lang w:val="en-GB"/>
        </w:rPr>
        <w:t xml:space="preserve"> and true LBW status of mothers, we estimated health effects of LBW, and</w:t>
      </w:r>
      <w:r w:rsidRPr="00A14A48">
        <w:rPr>
          <w:rFonts w:ascii="Times New Roman" w:eastAsia="맑은 고딕" w:hAnsi="Times New Roman" w:cs="Times New Roman"/>
          <w:sz w:val="24"/>
          <w:szCs w:val="24"/>
          <w:lang w:val="en-GB"/>
        </w:rPr>
        <w:t xml:space="preserve"> </w:t>
      </w:r>
      <w:r>
        <w:rPr>
          <w:rFonts w:ascii="Times New Roman" w:eastAsia="맑은 고딕" w:hAnsi="Times New Roman" w:cs="Times New Roman"/>
          <w:sz w:val="24"/>
          <w:szCs w:val="24"/>
          <w:lang w:val="en-GB"/>
        </w:rPr>
        <w:t>computed properties of health effect estimates (</w:t>
      </w:r>
      <m:oMath>
        <m:sSub>
          <m:sSubPr>
            <m:ctrlPr>
              <w:rPr>
                <w:rFonts w:ascii="Cambria Math" w:eastAsia="맑은 고딕" w:hAnsi="Cambria Math" w:cs="Times New Roman"/>
                <w:sz w:val="24"/>
                <w:szCs w:val="24"/>
                <w:lang w:val="en-GB"/>
              </w:rPr>
            </m:ctrlPr>
          </m:sSubPr>
          <m:e>
            <m:acc>
              <m:accPr>
                <m:chr m:val="̀"/>
                <m:ctrlPr>
                  <w:rPr>
                    <w:rFonts w:ascii="Cambria Math" w:eastAsia="맑은 고딕" w:hAnsi="Cambria Math" w:cs="Times New Roman"/>
                    <w:sz w:val="24"/>
                    <w:szCs w:val="24"/>
                    <w:lang w:val="en-GB"/>
                  </w:rPr>
                </m:ctrlPr>
              </m:accPr>
              <m:e>
                <m:r>
                  <m:rPr>
                    <m:sty m:val="p"/>
                  </m:rPr>
                  <w:rPr>
                    <w:rFonts w:ascii="Cambria Math" w:eastAsia="맑은 고딕" w:hAnsi="Cambria Math" w:cs="Times New Roman"/>
                    <w:sz w:val="24"/>
                    <w:szCs w:val="24"/>
                    <w:lang w:val="en-GB"/>
                  </w:rPr>
                  <m:t>β</m:t>
                </m:r>
              </m:e>
            </m:acc>
          </m:e>
          <m:sub>
            <m:r>
              <w:rPr>
                <w:rFonts w:ascii="Cambria Math" w:eastAsia="맑은 고딕" w:hAnsi="Cambria Math" w:cs="Times New Roman"/>
                <w:sz w:val="24"/>
                <w:szCs w:val="24"/>
                <w:lang w:val="en-GB"/>
              </w:rPr>
              <m:t>sim</m:t>
            </m:r>
          </m:sub>
        </m:sSub>
      </m:oMath>
      <w:r>
        <w:rPr>
          <w:rFonts w:ascii="Times New Roman" w:eastAsia="맑은 고딕" w:hAnsi="Times New Roman" w:cs="Times New Roman"/>
          <w:sz w:val="24"/>
          <w:szCs w:val="24"/>
          <w:lang w:val="en-GB"/>
        </w:rPr>
        <w:t>) over 1,000 simulations to evaluate accuracy of effect estimates depending on different scenarios for data availability, exposure prediction methods, and pollution environments</w:t>
      </w:r>
      <w:r w:rsidRPr="00A14A48">
        <w:rPr>
          <w:rFonts w:ascii="Times New Roman" w:eastAsia="맑은 고딕" w:hAnsi="Times New Roman" w:cs="Times New Roman"/>
          <w:sz w:val="24"/>
          <w:szCs w:val="24"/>
          <w:lang w:val="en-GB"/>
        </w:rPr>
        <w:t>.</w:t>
      </w:r>
      <w:r>
        <w:rPr>
          <w:rFonts w:ascii="Times New Roman" w:eastAsia="맑은 고딕" w:hAnsi="Times New Roman" w:cs="Times New Roman"/>
          <w:sz w:val="24"/>
          <w:szCs w:val="24"/>
          <w:lang w:val="en-GB"/>
        </w:rPr>
        <w:t xml:space="preserve"> These properties include</w:t>
      </w:r>
      <w:r w:rsidRPr="00A14A48">
        <w:rPr>
          <w:rFonts w:ascii="Times New Roman" w:eastAsia="맑은 고딕" w:hAnsi="Times New Roman" w:cs="Times New Roman"/>
          <w:sz w:val="24"/>
          <w:szCs w:val="24"/>
          <w:lang w:val="en-GB"/>
        </w:rPr>
        <w:t xml:space="preserve"> </w:t>
      </w:r>
      <w:r>
        <w:rPr>
          <w:rFonts w:ascii="Times New Roman" w:eastAsia="맑은 고딕" w:hAnsi="Times New Roman" w:cs="Times New Roman"/>
          <w:sz w:val="24"/>
          <w:szCs w:val="24"/>
          <w:lang w:val="en-GB"/>
        </w:rPr>
        <w:t>bias (</w:t>
      </w:r>
      <m:oMath>
        <m:f>
          <m:fPr>
            <m:ctrlPr>
              <w:rPr>
                <w:rFonts w:ascii="Cambria Math" w:eastAsia="맑은 고딕" w:hAnsi="Cambria Math" w:cs="Times New Roman"/>
                <w:sz w:val="24"/>
                <w:szCs w:val="24"/>
                <w:lang w:val="en-GB"/>
              </w:rPr>
            </m:ctrlPr>
          </m:fPr>
          <m:num>
            <m:r>
              <w:rPr>
                <w:rFonts w:ascii="Cambria Math" w:eastAsia="맑은 고딕" w:hAnsi="Cambria Math" w:cs="Times New Roman"/>
                <w:sz w:val="24"/>
                <w:szCs w:val="24"/>
                <w:lang w:val="en-GB"/>
              </w:rPr>
              <m:t>1</m:t>
            </m:r>
          </m:num>
          <m:den>
            <m:r>
              <w:rPr>
                <w:rFonts w:ascii="Cambria Math" w:eastAsia="맑은 고딕" w:hAnsi="Cambria Math" w:cs="Times New Roman"/>
                <w:sz w:val="24"/>
                <w:szCs w:val="24"/>
                <w:lang w:val="en-GB"/>
              </w:rPr>
              <m:t>1000</m:t>
            </m:r>
          </m:den>
        </m:f>
        <m:nary>
          <m:naryPr>
            <m:chr m:val="∑"/>
            <m:limLoc m:val="undOvr"/>
            <m:ctrlPr>
              <w:rPr>
                <w:rFonts w:ascii="Cambria Math" w:eastAsia="맑은 고딕" w:hAnsi="Cambria Math" w:cs="Times New Roman"/>
                <w:sz w:val="24"/>
                <w:szCs w:val="24"/>
                <w:lang w:val="en-GB"/>
              </w:rPr>
            </m:ctrlPr>
          </m:naryPr>
          <m:sub>
            <m:r>
              <w:rPr>
                <w:rFonts w:ascii="Cambria Math" w:eastAsia="맑은 고딕" w:hAnsi="Cambria Math" w:cs="Times New Roman"/>
                <w:sz w:val="24"/>
                <w:szCs w:val="24"/>
                <w:lang w:val="en-GB"/>
              </w:rPr>
              <m:t>sim=1</m:t>
            </m:r>
          </m:sub>
          <m:sup>
            <m:r>
              <w:rPr>
                <w:rFonts w:ascii="Cambria Math" w:eastAsia="맑은 고딕" w:hAnsi="Cambria Math" w:cs="Times New Roman"/>
                <w:sz w:val="24"/>
                <w:szCs w:val="24"/>
                <w:lang w:val="en-GB"/>
              </w:rPr>
              <m:t>1000</m:t>
            </m:r>
          </m:sup>
          <m:e>
            <m:r>
              <m:rPr>
                <m:sty m:val="p"/>
              </m:rPr>
              <w:rPr>
                <w:rFonts w:ascii="Cambria Math" w:eastAsia="맑은 고딕" w:hAnsi="Cambria Math" w:cs="Times New Roman"/>
                <w:sz w:val="24"/>
                <w:szCs w:val="24"/>
                <w:lang w:val="en-GB"/>
              </w:rPr>
              <m:t>(</m:t>
            </m:r>
            <m:sSub>
              <m:sSubPr>
                <m:ctrlPr>
                  <w:rPr>
                    <w:rFonts w:ascii="Cambria Math" w:eastAsia="맑은 고딕" w:hAnsi="Cambria Math" w:cs="Times New Roman"/>
                    <w:sz w:val="24"/>
                    <w:szCs w:val="24"/>
                    <w:lang w:val="en-GB"/>
                  </w:rPr>
                </m:ctrlPr>
              </m:sSubPr>
              <m:e>
                <m:acc>
                  <m:accPr>
                    <m:chr m:val="̀"/>
                    <m:ctrlPr>
                      <w:rPr>
                        <w:rFonts w:ascii="Cambria Math" w:eastAsia="맑은 고딕" w:hAnsi="Cambria Math" w:cs="Times New Roman"/>
                        <w:sz w:val="24"/>
                        <w:szCs w:val="24"/>
                        <w:lang w:val="en-GB"/>
                      </w:rPr>
                    </m:ctrlPr>
                  </m:accPr>
                  <m:e>
                    <m:r>
                      <m:rPr>
                        <m:sty m:val="p"/>
                      </m:rPr>
                      <w:rPr>
                        <w:rFonts w:ascii="Cambria Math" w:eastAsia="맑은 고딕" w:hAnsi="Cambria Math" w:cs="Times New Roman"/>
                        <w:sz w:val="24"/>
                        <w:szCs w:val="24"/>
                        <w:lang w:val="en-GB"/>
                      </w:rPr>
                      <m:t>β</m:t>
                    </m:r>
                  </m:e>
                </m:acc>
              </m:e>
              <m:sub>
                <m:r>
                  <w:rPr>
                    <w:rFonts w:ascii="Cambria Math" w:eastAsia="맑은 고딕" w:hAnsi="Cambria Math" w:cs="Times New Roman"/>
                    <w:sz w:val="24"/>
                    <w:szCs w:val="24"/>
                    <w:lang w:val="en-GB"/>
                  </w:rPr>
                  <m:t>sim</m:t>
                </m:r>
              </m:sub>
            </m:sSub>
            <m:r>
              <w:rPr>
                <w:rFonts w:ascii="Cambria Math" w:eastAsia="맑은 고딕" w:hAnsi="Cambria Math" w:cs="Times New Roman"/>
                <w:sz w:val="24"/>
                <w:szCs w:val="24"/>
                <w:lang w:val="en-GB"/>
              </w:rPr>
              <m:t>-</m:t>
            </m:r>
            <m:r>
              <w:rPr>
                <w:rFonts w:ascii="Cambria Math" w:eastAsia="맑은 고딕" w:hAnsi="Cambria Math" w:cs="Times New Roman" w:hint="eastAsia"/>
                <w:sz w:val="24"/>
                <w:szCs w:val="24"/>
                <w:lang w:val="en-GB"/>
              </w:rPr>
              <m:t>β</m:t>
            </m:r>
            <m:r>
              <w:rPr>
                <w:rFonts w:ascii="Cambria Math" w:eastAsia="맑은 고딕" w:hAnsi="Cambria Math" w:cs="Times New Roman"/>
                <w:sz w:val="24"/>
                <w:szCs w:val="24"/>
                <w:lang w:val="en-GB"/>
              </w:rPr>
              <m:t>)</m:t>
            </m:r>
          </m:e>
        </m:nary>
      </m:oMath>
      <w:r>
        <w:rPr>
          <w:rFonts w:ascii="Times New Roman" w:eastAsia="맑은 고딕" w:hAnsi="Times New Roman" w:cs="Times New Roman"/>
          <w:sz w:val="24"/>
          <w:szCs w:val="24"/>
          <w:lang w:val="en-GB"/>
        </w:rPr>
        <w:t>),</w:t>
      </w:r>
      <w:r w:rsidRPr="00A14A48">
        <w:rPr>
          <w:rFonts w:ascii="Times New Roman" w:eastAsia="맑은 고딕" w:hAnsi="Times New Roman" w:cs="Times New Roman"/>
          <w:sz w:val="24"/>
          <w:szCs w:val="24"/>
          <w:lang w:val="en-GB"/>
        </w:rPr>
        <w:t xml:space="preserve"> </w:t>
      </w:r>
      <w:r>
        <w:rPr>
          <w:rFonts w:ascii="Times New Roman" w:eastAsia="맑은 고딕" w:hAnsi="Times New Roman" w:cs="Times New Roman"/>
          <w:sz w:val="24"/>
          <w:szCs w:val="24"/>
          <w:lang w:val="en-GB"/>
        </w:rPr>
        <w:t>root mean square error (RMSE) (</w:t>
      </w:r>
      <m:oMath>
        <m:rad>
          <m:radPr>
            <m:degHide m:val="1"/>
            <m:ctrlPr>
              <w:rPr>
                <w:rFonts w:ascii="Cambria Math" w:eastAsia="맑은 고딕" w:hAnsi="Cambria Math" w:cs="Times New Roman"/>
                <w:i/>
                <w:sz w:val="24"/>
                <w:szCs w:val="24"/>
                <w:lang w:val="en-GB"/>
              </w:rPr>
            </m:ctrlPr>
          </m:radPr>
          <m:deg/>
          <m:e>
            <m:f>
              <m:fPr>
                <m:ctrlPr>
                  <w:rPr>
                    <w:rFonts w:ascii="Cambria Math" w:eastAsia="맑은 고딕" w:hAnsi="Cambria Math" w:cs="Times New Roman"/>
                    <w:sz w:val="24"/>
                    <w:szCs w:val="24"/>
                    <w:lang w:val="en-GB"/>
                  </w:rPr>
                </m:ctrlPr>
              </m:fPr>
              <m:num>
                <m:r>
                  <w:rPr>
                    <w:rFonts w:ascii="Cambria Math" w:eastAsia="맑은 고딕" w:hAnsi="Cambria Math" w:cs="Times New Roman"/>
                    <w:sz w:val="24"/>
                    <w:szCs w:val="24"/>
                    <w:lang w:val="en-GB"/>
                  </w:rPr>
                  <m:t>1</m:t>
                </m:r>
              </m:num>
              <m:den>
                <m:r>
                  <w:rPr>
                    <w:rFonts w:ascii="Cambria Math" w:eastAsia="맑은 고딕" w:hAnsi="Cambria Math" w:cs="Times New Roman"/>
                    <w:sz w:val="24"/>
                    <w:szCs w:val="24"/>
                    <w:lang w:val="en-GB"/>
                  </w:rPr>
                  <m:t>1000</m:t>
                </m:r>
              </m:den>
            </m:f>
            <m:nary>
              <m:naryPr>
                <m:chr m:val="∑"/>
                <m:limLoc m:val="undOvr"/>
                <m:ctrlPr>
                  <w:rPr>
                    <w:rFonts w:ascii="Cambria Math" w:eastAsia="맑은 고딕" w:hAnsi="Cambria Math" w:cs="Times New Roman"/>
                    <w:sz w:val="24"/>
                    <w:szCs w:val="24"/>
                    <w:lang w:val="en-GB"/>
                  </w:rPr>
                </m:ctrlPr>
              </m:naryPr>
              <m:sub>
                <m:r>
                  <w:rPr>
                    <w:rFonts w:ascii="Cambria Math" w:eastAsia="맑은 고딕" w:hAnsi="Cambria Math" w:cs="Times New Roman"/>
                    <w:sz w:val="24"/>
                    <w:szCs w:val="24"/>
                    <w:lang w:val="en-GB"/>
                  </w:rPr>
                  <m:t>sim=1</m:t>
                </m:r>
              </m:sub>
              <m:sup>
                <m:r>
                  <w:rPr>
                    <w:rFonts w:ascii="Cambria Math" w:eastAsia="맑은 고딕" w:hAnsi="Cambria Math" w:cs="Times New Roman"/>
                    <w:sz w:val="24"/>
                    <w:szCs w:val="24"/>
                    <w:lang w:val="en-GB"/>
                  </w:rPr>
                  <m:t>1000</m:t>
                </m:r>
              </m:sup>
              <m:e>
                <m:sSup>
                  <m:sSupPr>
                    <m:ctrlPr>
                      <w:rPr>
                        <w:rFonts w:ascii="Cambria Math" w:eastAsia="맑은 고딕" w:hAnsi="Cambria Math" w:cs="Times New Roman"/>
                        <w:sz w:val="24"/>
                        <w:szCs w:val="24"/>
                        <w:lang w:val="en-GB"/>
                      </w:rPr>
                    </m:ctrlPr>
                  </m:sSupPr>
                  <m:e>
                    <m:r>
                      <m:rPr>
                        <m:sty m:val="p"/>
                      </m:rPr>
                      <w:rPr>
                        <w:rFonts w:ascii="Cambria Math" w:eastAsia="맑은 고딕" w:hAnsi="Cambria Math" w:cs="Times New Roman"/>
                        <w:sz w:val="24"/>
                        <w:szCs w:val="24"/>
                        <w:lang w:val="en-GB"/>
                      </w:rPr>
                      <m:t>(</m:t>
                    </m:r>
                    <m:sSub>
                      <m:sSubPr>
                        <m:ctrlPr>
                          <w:rPr>
                            <w:rFonts w:ascii="Cambria Math" w:eastAsia="맑은 고딕" w:hAnsi="Cambria Math" w:cs="Times New Roman"/>
                            <w:sz w:val="24"/>
                            <w:szCs w:val="24"/>
                            <w:lang w:val="en-GB"/>
                          </w:rPr>
                        </m:ctrlPr>
                      </m:sSubPr>
                      <m:e>
                        <m:acc>
                          <m:accPr>
                            <m:chr m:val="̀"/>
                            <m:ctrlPr>
                              <w:rPr>
                                <w:rFonts w:ascii="Cambria Math" w:eastAsia="맑은 고딕" w:hAnsi="Cambria Math" w:cs="Times New Roman"/>
                                <w:sz w:val="24"/>
                                <w:szCs w:val="24"/>
                                <w:lang w:val="en-GB"/>
                              </w:rPr>
                            </m:ctrlPr>
                          </m:accPr>
                          <m:e>
                            <m:r>
                              <m:rPr>
                                <m:sty m:val="p"/>
                              </m:rPr>
                              <w:rPr>
                                <w:rFonts w:ascii="Cambria Math" w:eastAsia="맑은 고딕" w:hAnsi="Cambria Math" w:cs="Times New Roman"/>
                                <w:sz w:val="24"/>
                                <w:szCs w:val="24"/>
                                <w:lang w:val="en-GB"/>
                              </w:rPr>
                              <m:t>β</m:t>
                            </m:r>
                          </m:e>
                        </m:acc>
                      </m:e>
                      <m:sub>
                        <m:r>
                          <w:rPr>
                            <w:rFonts w:ascii="Cambria Math" w:eastAsia="맑은 고딕" w:hAnsi="Cambria Math" w:cs="Times New Roman"/>
                            <w:sz w:val="24"/>
                            <w:szCs w:val="24"/>
                            <w:lang w:val="en-GB"/>
                          </w:rPr>
                          <m:t>sim</m:t>
                        </m:r>
                      </m:sub>
                    </m:sSub>
                    <m:r>
                      <w:rPr>
                        <w:rFonts w:ascii="Cambria Math" w:eastAsia="맑은 고딕" w:hAnsi="Cambria Math" w:cs="Times New Roman"/>
                        <w:sz w:val="24"/>
                        <w:szCs w:val="24"/>
                        <w:lang w:val="en-GB"/>
                      </w:rPr>
                      <m:t>-</m:t>
                    </m:r>
                    <m:r>
                      <w:rPr>
                        <w:rFonts w:ascii="Cambria Math" w:eastAsia="맑은 고딕" w:hAnsi="Cambria Math" w:cs="Times New Roman" w:hint="eastAsia"/>
                        <w:sz w:val="24"/>
                        <w:szCs w:val="24"/>
                        <w:lang w:val="en-GB"/>
                      </w:rPr>
                      <m:t>β</m:t>
                    </m:r>
                    <m:r>
                      <w:rPr>
                        <w:rFonts w:ascii="Cambria Math" w:eastAsia="맑은 고딕" w:hAnsi="Cambria Math" w:cs="Times New Roman"/>
                        <w:sz w:val="24"/>
                        <w:szCs w:val="24"/>
                        <w:lang w:val="en-GB"/>
                      </w:rPr>
                      <m:t>)</m:t>
                    </m:r>
                  </m:e>
                  <m:sup>
                    <m:r>
                      <w:rPr>
                        <w:rFonts w:ascii="Cambria Math" w:eastAsia="맑은 고딕" w:hAnsi="Cambria Math" w:cs="Times New Roman"/>
                        <w:sz w:val="24"/>
                        <w:szCs w:val="24"/>
                        <w:lang w:val="en-GB"/>
                      </w:rPr>
                      <m:t>2</m:t>
                    </m:r>
                  </m:sup>
                </m:sSup>
              </m:e>
            </m:nary>
          </m:e>
        </m:rad>
      </m:oMath>
      <w:r>
        <w:rPr>
          <w:rFonts w:ascii="Times New Roman" w:eastAsia="맑은 고딕" w:hAnsi="Times New Roman" w:cs="Times New Roman"/>
          <w:sz w:val="24"/>
          <w:szCs w:val="24"/>
          <w:lang w:val="en-GB"/>
        </w:rPr>
        <w:t>), average of standard error (ASE) (</w:t>
      </w:r>
      <m:oMath>
        <m:f>
          <m:fPr>
            <m:ctrlPr>
              <w:rPr>
                <w:rFonts w:ascii="Cambria Math" w:eastAsia="맑은 고딕" w:hAnsi="Cambria Math" w:cs="Times New Roman"/>
                <w:sz w:val="24"/>
                <w:szCs w:val="24"/>
                <w:lang w:val="en-GB"/>
              </w:rPr>
            </m:ctrlPr>
          </m:fPr>
          <m:num>
            <m:r>
              <w:rPr>
                <w:rFonts w:ascii="Cambria Math" w:eastAsia="맑은 고딕" w:hAnsi="Cambria Math" w:cs="Times New Roman"/>
                <w:sz w:val="24"/>
                <w:szCs w:val="24"/>
                <w:lang w:val="en-GB"/>
              </w:rPr>
              <m:t>1</m:t>
            </m:r>
          </m:num>
          <m:den>
            <m:r>
              <w:rPr>
                <w:rFonts w:ascii="Cambria Math" w:eastAsia="맑은 고딕" w:hAnsi="Cambria Math" w:cs="Times New Roman"/>
                <w:sz w:val="24"/>
                <w:szCs w:val="24"/>
                <w:lang w:val="en-GB"/>
              </w:rPr>
              <m:t>1000</m:t>
            </m:r>
          </m:den>
        </m:f>
        <m:nary>
          <m:naryPr>
            <m:chr m:val="∑"/>
            <m:limLoc m:val="undOvr"/>
            <m:ctrlPr>
              <w:rPr>
                <w:rFonts w:ascii="Cambria Math" w:eastAsia="맑은 고딕" w:hAnsi="Cambria Math" w:cs="Times New Roman"/>
                <w:sz w:val="24"/>
                <w:szCs w:val="24"/>
                <w:lang w:val="en-GB"/>
              </w:rPr>
            </m:ctrlPr>
          </m:naryPr>
          <m:sub>
            <m:r>
              <w:rPr>
                <w:rFonts w:ascii="Cambria Math" w:eastAsia="맑은 고딕" w:hAnsi="Cambria Math" w:cs="Times New Roman"/>
                <w:sz w:val="24"/>
                <w:szCs w:val="24"/>
                <w:lang w:val="en-GB"/>
              </w:rPr>
              <m:t>sim=1</m:t>
            </m:r>
          </m:sub>
          <m:sup>
            <m:r>
              <w:rPr>
                <w:rFonts w:ascii="Cambria Math" w:eastAsia="맑은 고딕" w:hAnsi="Cambria Math" w:cs="Times New Roman"/>
                <w:sz w:val="24"/>
                <w:szCs w:val="24"/>
                <w:lang w:val="en-GB"/>
              </w:rPr>
              <m:t>1000</m:t>
            </m:r>
          </m:sup>
          <m:e>
            <m:rad>
              <m:radPr>
                <m:degHide m:val="1"/>
                <m:ctrlPr>
                  <w:rPr>
                    <w:rFonts w:ascii="Cambria Math" w:eastAsia="맑은 고딕" w:hAnsi="Cambria Math" w:cs="Times New Roman"/>
                    <w:i/>
                    <w:sz w:val="24"/>
                    <w:szCs w:val="24"/>
                    <w:lang w:val="en-GB"/>
                  </w:rPr>
                </m:ctrlPr>
              </m:radPr>
              <m:deg/>
              <m:e>
                <m:r>
                  <m:rPr>
                    <m:sty m:val="p"/>
                  </m:rPr>
                  <w:rPr>
                    <w:rFonts w:ascii="Cambria Math" w:eastAsia="맑은 고딕" w:hAnsi="Cambria Math" w:cs="Times New Roman"/>
                    <w:sz w:val="24"/>
                    <w:szCs w:val="24"/>
                    <w:lang w:val="en-GB"/>
                  </w:rPr>
                  <m:t>Var(</m:t>
                </m:r>
                <m:sSub>
                  <m:sSubPr>
                    <m:ctrlPr>
                      <w:rPr>
                        <w:rFonts w:ascii="Cambria Math" w:eastAsia="맑은 고딕" w:hAnsi="Cambria Math" w:cs="Times New Roman"/>
                        <w:sz w:val="24"/>
                        <w:szCs w:val="24"/>
                        <w:lang w:val="en-GB"/>
                      </w:rPr>
                    </m:ctrlPr>
                  </m:sSubPr>
                  <m:e>
                    <m:acc>
                      <m:accPr>
                        <m:chr m:val="̀"/>
                        <m:ctrlPr>
                          <w:rPr>
                            <w:rFonts w:ascii="Cambria Math" w:eastAsia="맑은 고딕" w:hAnsi="Cambria Math" w:cs="Times New Roman"/>
                            <w:sz w:val="24"/>
                            <w:szCs w:val="24"/>
                            <w:lang w:val="en-GB"/>
                          </w:rPr>
                        </m:ctrlPr>
                      </m:accPr>
                      <m:e>
                        <m:r>
                          <m:rPr>
                            <m:sty m:val="p"/>
                          </m:rPr>
                          <w:rPr>
                            <w:rFonts w:ascii="Cambria Math" w:eastAsia="맑은 고딕" w:hAnsi="Cambria Math" w:cs="Times New Roman"/>
                            <w:sz w:val="24"/>
                            <w:szCs w:val="24"/>
                            <w:lang w:val="en-GB"/>
                          </w:rPr>
                          <m:t>β</m:t>
                        </m:r>
                      </m:e>
                    </m:acc>
                  </m:e>
                  <m:sub>
                    <m:r>
                      <w:rPr>
                        <w:rFonts w:ascii="Cambria Math" w:eastAsia="맑은 고딕" w:hAnsi="Cambria Math" w:cs="Times New Roman"/>
                        <w:sz w:val="24"/>
                        <w:szCs w:val="24"/>
                        <w:lang w:val="en-GB"/>
                      </w:rPr>
                      <m:t>sim</m:t>
                    </m:r>
                  </m:sub>
                </m:sSub>
                <m:r>
                  <w:rPr>
                    <w:rFonts w:ascii="Cambria Math" w:eastAsia="맑은 고딕" w:hAnsi="Cambria Math" w:cs="Times New Roman"/>
                    <w:sz w:val="24"/>
                    <w:szCs w:val="24"/>
                    <w:lang w:val="en-GB"/>
                  </w:rPr>
                  <m:t>)</m:t>
                </m:r>
              </m:e>
            </m:rad>
          </m:e>
        </m:nary>
      </m:oMath>
      <w:r>
        <w:rPr>
          <w:rFonts w:ascii="Times New Roman" w:eastAsia="맑은 고딕" w:hAnsi="Times New Roman" w:cs="Times New Roman"/>
          <w:sz w:val="24"/>
          <w:szCs w:val="24"/>
          <w:lang w:val="en-GB"/>
        </w:rPr>
        <w:t>), and coverage probability (CP) (</w:t>
      </w:r>
      <m:oMath>
        <m:r>
          <m:rPr>
            <m:sty m:val="p"/>
          </m:rPr>
          <w:rPr>
            <w:rFonts w:ascii="Cambria Math" w:eastAsia="맑은 고딕" w:hAnsi="Cambria Math" w:cs="Times New Roman"/>
            <w:sz w:val="24"/>
            <w:szCs w:val="24"/>
            <w:lang w:val="en-GB"/>
          </w:rPr>
          <m:t xml:space="preserve"> </m:t>
        </m:r>
        <m:f>
          <m:fPr>
            <m:ctrlPr>
              <w:rPr>
                <w:rFonts w:ascii="Cambria Math" w:eastAsia="맑은 고딕" w:hAnsi="Cambria Math" w:cs="Times New Roman"/>
                <w:sz w:val="24"/>
                <w:szCs w:val="24"/>
                <w:lang w:val="en-GB"/>
              </w:rPr>
            </m:ctrlPr>
          </m:fPr>
          <m:num>
            <m:r>
              <w:rPr>
                <w:rFonts w:ascii="Cambria Math" w:eastAsia="맑은 고딕" w:hAnsi="Cambria Math" w:cs="Times New Roman"/>
                <w:sz w:val="24"/>
                <w:szCs w:val="24"/>
                <w:lang w:val="en-GB"/>
              </w:rPr>
              <m:t>1</m:t>
            </m:r>
          </m:num>
          <m:den>
            <m:r>
              <w:rPr>
                <w:rFonts w:ascii="Cambria Math" w:eastAsia="맑은 고딕" w:hAnsi="Cambria Math" w:cs="Times New Roman"/>
                <w:sz w:val="24"/>
                <w:szCs w:val="24"/>
                <w:lang w:val="en-GB"/>
              </w:rPr>
              <m:t>1000</m:t>
            </m:r>
          </m:den>
        </m:f>
        <m:nary>
          <m:naryPr>
            <m:chr m:val="∑"/>
            <m:limLoc m:val="undOvr"/>
            <m:ctrlPr>
              <w:rPr>
                <w:rFonts w:ascii="Cambria Math" w:eastAsia="맑은 고딕" w:hAnsi="Cambria Math" w:cs="Times New Roman"/>
                <w:i/>
                <w:sz w:val="24"/>
                <w:szCs w:val="24"/>
                <w:lang w:val="en-GB"/>
              </w:rPr>
            </m:ctrlPr>
          </m:naryPr>
          <m:sub>
            <m:r>
              <w:rPr>
                <w:rFonts w:ascii="Cambria Math" w:eastAsia="맑은 고딕" w:hAnsi="Cambria Math" w:cs="Times New Roman"/>
                <w:sz w:val="24"/>
                <w:szCs w:val="24"/>
                <w:lang w:val="en-GB"/>
              </w:rPr>
              <m:t>sim=1</m:t>
            </m:r>
          </m:sub>
          <m:sup>
            <m:r>
              <w:rPr>
                <w:rFonts w:ascii="Cambria Math" w:eastAsia="맑은 고딕" w:hAnsi="Cambria Math" w:cs="Times New Roman"/>
                <w:sz w:val="24"/>
                <w:szCs w:val="24"/>
                <w:lang w:val="en-GB"/>
              </w:rPr>
              <m:t>1000</m:t>
            </m:r>
          </m:sup>
          <m:e>
            <m:r>
              <w:rPr>
                <w:rFonts w:ascii="Cambria Math" w:eastAsia="맑은 고딕" w:hAnsi="Cambria Math" w:cs="Times New Roman"/>
                <w:sz w:val="24"/>
                <w:szCs w:val="24"/>
                <w:lang w:val="en-GB"/>
              </w:rPr>
              <m:t>Ind[</m:t>
            </m:r>
            <m:sSub>
              <m:sSubPr>
                <m:ctrlPr>
                  <w:rPr>
                    <w:rFonts w:ascii="Cambria Math" w:eastAsia="맑은 고딕" w:hAnsi="Cambria Math" w:cs="Times New Roman"/>
                    <w:sz w:val="24"/>
                    <w:szCs w:val="24"/>
                    <w:lang w:val="en-GB"/>
                  </w:rPr>
                </m:ctrlPr>
              </m:sSubPr>
              <m:e>
                <m:acc>
                  <m:accPr>
                    <m:chr m:val="̀"/>
                    <m:ctrlPr>
                      <w:rPr>
                        <w:rFonts w:ascii="Cambria Math" w:eastAsia="맑은 고딕" w:hAnsi="Cambria Math" w:cs="Times New Roman"/>
                        <w:sz w:val="24"/>
                        <w:szCs w:val="24"/>
                        <w:lang w:val="en-GB"/>
                      </w:rPr>
                    </m:ctrlPr>
                  </m:accPr>
                  <m:e>
                    <m:r>
                      <m:rPr>
                        <m:sty m:val="p"/>
                      </m:rPr>
                      <w:rPr>
                        <w:rFonts w:ascii="Cambria Math" w:eastAsia="맑은 고딕" w:hAnsi="Cambria Math" w:cs="Times New Roman"/>
                        <w:sz w:val="24"/>
                        <w:szCs w:val="24"/>
                        <w:lang w:val="en-GB"/>
                      </w:rPr>
                      <m:t>β</m:t>
                    </m:r>
                  </m:e>
                </m:acc>
              </m:e>
              <m:sub>
                <m:r>
                  <w:rPr>
                    <w:rFonts w:ascii="Cambria Math" w:eastAsia="맑은 고딕" w:hAnsi="Cambria Math" w:cs="Times New Roman"/>
                    <w:sz w:val="24"/>
                    <w:szCs w:val="24"/>
                    <w:lang w:val="en-GB"/>
                  </w:rPr>
                  <m:t>sim</m:t>
                </m:r>
              </m:sub>
            </m:sSub>
            <m:r>
              <w:rPr>
                <w:rFonts w:ascii="Cambria Math" w:eastAsia="맑은 고딕" w:hAnsi="Cambria Math" w:cs="Times New Roman"/>
                <w:sz w:val="24"/>
                <w:szCs w:val="24"/>
                <w:lang w:val="en-GB"/>
              </w:rPr>
              <m:t>-1.96×</m:t>
            </m:r>
            <m:rad>
              <m:radPr>
                <m:degHide m:val="1"/>
                <m:ctrlPr>
                  <w:rPr>
                    <w:rFonts w:ascii="Cambria Math" w:eastAsia="맑은 고딕" w:hAnsi="Cambria Math" w:cs="Times New Roman"/>
                    <w:i/>
                    <w:sz w:val="24"/>
                    <w:szCs w:val="24"/>
                    <w:lang w:val="en-GB"/>
                  </w:rPr>
                </m:ctrlPr>
              </m:radPr>
              <m:deg/>
              <m:e>
                <m:r>
                  <m:rPr>
                    <m:sty m:val="p"/>
                  </m:rPr>
                  <w:rPr>
                    <w:rFonts w:ascii="Cambria Math" w:eastAsia="맑은 고딕" w:hAnsi="Cambria Math" w:cs="Times New Roman"/>
                    <w:sz w:val="24"/>
                    <w:szCs w:val="24"/>
                    <w:lang w:val="en-GB"/>
                  </w:rPr>
                  <m:t>Var</m:t>
                </m:r>
                <m:r>
                  <w:rPr>
                    <w:rFonts w:ascii="Cambria Math" w:eastAsia="맑은 고딕" w:hAnsi="Cambria Math" w:cs="Times New Roman"/>
                    <w:sz w:val="24"/>
                    <w:szCs w:val="24"/>
                    <w:lang w:val="en-GB"/>
                  </w:rPr>
                  <m:t>(</m:t>
                </m:r>
                <m:sSub>
                  <m:sSubPr>
                    <m:ctrlPr>
                      <w:rPr>
                        <w:rFonts w:ascii="Cambria Math" w:eastAsia="맑은 고딕" w:hAnsi="Cambria Math" w:cs="Times New Roman"/>
                        <w:sz w:val="24"/>
                        <w:szCs w:val="24"/>
                        <w:lang w:val="en-GB"/>
                      </w:rPr>
                    </m:ctrlPr>
                  </m:sSubPr>
                  <m:e>
                    <m:acc>
                      <m:accPr>
                        <m:chr m:val="̀"/>
                        <m:ctrlPr>
                          <w:rPr>
                            <w:rFonts w:ascii="Cambria Math" w:eastAsia="맑은 고딕" w:hAnsi="Cambria Math" w:cs="Times New Roman"/>
                            <w:sz w:val="24"/>
                            <w:szCs w:val="24"/>
                            <w:lang w:val="en-GB"/>
                          </w:rPr>
                        </m:ctrlPr>
                      </m:accPr>
                      <m:e>
                        <m:r>
                          <m:rPr>
                            <m:sty m:val="p"/>
                          </m:rPr>
                          <w:rPr>
                            <w:rFonts w:ascii="Cambria Math" w:eastAsia="맑은 고딕" w:hAnsi="Cambria Math" w:cs="Times New Roman"/>
                            <w:sz w:val="24"/>
                            <w:szCs w:val="24"/>
                            <w:lang w:val="en-GB"/>
                          </w:rPr>
                          <m:t>β</m:t>
                        </m:r>
                      </m:e>
                    </m:acc>
                  </m:e>
                  <m:sub>
                    <m:r>
                      <w:rPr>
                        <w:rFonts w:ascii="Cambria Math" w:eastAsia="맑은 고딕" w:hAnsi="Cambria Math" w:cs="Times New Roman"/>
                        <w:sz w:val="24"/>
                        <w:szCs w:val="24"/>
                        <w:lang w:val="en-GB"/>
                      </w:rPr>
                      <m:t>sim</m:t>
                    </m:r>
                  </m:sub>
                </m:sSub>
                <m:r>
                  <w:rPr>
                    <w:rFonts w:ascii="Cambria Math" w:eastAsia="맑은 고딕" w:hAnsi="Cambria Math" w:cs="Times New Roman"/>
                    <w:sz w:val="24"/>
                    <w:szCs w:val="24"/>
                    <w:lang w:val="en-GB"/>
                  </w:rPr>
                  <m:t>)</m:t>
                </m:r>
              </m:e>
            </m:rad>
            <m:r>
              <w:rPr>
                <w:rFonts w:ascii="Cambria Math" w:eastAsia="맑은 고딕" w:hAnsi="Cambria Math" w:cs="Times New Roman"/>
                <w:sz w:val="24"/>
                <w:szCs w:val="24"/>
                <w:lang w:val="en-GB"/>
              </w:rPr>
              <m:t>≤</m:t>
            </m:r>
            <m:r>
              <w:rPr>
                <w:rFonts w:ascii="Cambria Math" w:eastAsia="맑은 고딕" w:hAnsi="Cambria Math" w:cs="Times New Roman" w:hint="eastAsia"/>
                <w:sz w:val="24"/>
                <w:szCs w:val="24"/>
                <w:lang w:val="en-GB"/>
              </w:rPr>
              <m:t>β</m:t>
            </m:r>
            <m:r>
              <w:rPr>
                <w:rFonts w:ascii="Cambria Math" w:eastAsia="맑은 고딕" w:hAnsi="Cambria Math" w:cs="Times New Roman"/>
                <w:sz w:val="24"/>
                <w:szCs w:val="24"/>
                <w:lang w:val="en-GB"/>
              </w:rPr>
              <m:t>≤</m:t>
            </m:r>
            <m:sSub>
              <m:sSubPr>
                <m:ctrlPr>
                  <w:rPr>
                    <w:rFonts w:ascii="Cambria Math" w:eastAsia="맑은 고딕" w:hAnsi="Cambria Math" w:cs="Times New Roman"/>
                    <w:sz w:val="24"/>
                    <w:szCs w:val="24"/>
                    <w:lang w:val="en-GB"/>
                  </w:rPr>
                </m:ctrlPr>
              </m:sSubPr>
              <m:e>
                <m:acc>
                  <m:accPr>
                    <m:chr m:val="̀"/>
                    <m:ctrlPr>
                      <w:rPr>
                        <w:rFonts w:ascii="Cambria Math" w:eastAsia="맑은 고딕" w:hAnsi="Cambria Math" w:cs="Times New Roman"/>
                        <w:sz w:val="24"/>
                        <w:szCs w:val="24"/>
                        <w:lang w:val="en-GB"/>
                      </w:rPr>
                    </m:ctrlPr>
                  </m:accPr>
                  <m:e>
                    <m:r>
                      <m:rPr>
                        <m:sty m:val="p"/>
                      </m:rPr>
                      <w:rPr>
                        <w:rFonts w:ascii="Cambria Math" w:eastAsia="맑은 고딕" w:hAnsi="Cambria Math" w:cs="Times New Roman"/>
                        <w:sz w:val="24"/>
                        <w:szCs w:val="24"/>
                        <w:lang w:val="en-GB"/>
                      </w:rPr>
                      <m:t>β</m:t>
                    </m:r>
                  </m:e>
                </m:acc>
              </m:e>
              <m:sub>
                <m:r>
                  <w:rPr>
                    <w:rFonts w:ascii="Cambria Math" w:eastAsia="맑은 고딕" w:hAnsi="Cambria Math" w:cs="Times New Roman"/>
                    <w:sz w:val="24"/>
                    <w:szCs w:val="24"/>
                    <w:lang w:val="en-GB"/>
                  </w:rPr>
                  <m:t>sim</m:t>
                </m:r>
              </m:sub>
            </m:sSub>
            <m:r>
              <w:rPr>
                <w:rFonts w:ascii="Cambria Math" w:eastAsia="맑은 고딕" w:hAnsi="Cambria Math" w:cs="Times New Roman"/>
                <w:sz w:val="24"/>
                <w:szCs w:val="24"/>
                <w:lang w:val="en-GB"/>
              </w:rPr>
              <m:t>+1.96×</m:t>
            </m:r>
            <m:rad>
              <m:radPr>
                <m:degHide m:val="1"/>
                <m:ctrlPr>
                  <w:rPr>
                    <w:rFonts w:ascii="Cambria Math" w:eastAsia="맑은 고딕" w:hAnsi="Cambria Math" w:cs="Times New Roman"/>
                    <w:i/>
                    <w:sz w:val="24"/>
                    <w:szCs w:val="24"/>
                    <w:lang w:val="en-GB"/>
                  </w:rPr>
                </m:ctrlPr>
              </m:radPr>
              <m:deg/>
              <m:e>
                <m:r>
                  <m:rPr>
                    <m:sty m:val="p"/>
                  </m:rPr>
                  <w:rPr>
                    <w:rFonts w:ascii="Cambria Math" w:eastAsia="맑은 고딕" w:hAnsi="Cambria Math" w:cs="Times New Roman"/>
                    <w:sz w:val="24"/>
                    <w:szCs w:val="24"/>
                    <w:lang w:val="en-GB"/>
                  </w:rPr>
                  <m:t>Var</m:t>
                </m:r>
                <m:d>
                  <m:dPr>
                    <m:ctrlPr>
                      <w:rPr>
                        <w:rFonts w:ascii="Cambria Math" w:eastAsia="맑은 고딕" w:hAnsi="Cambria Math" w:cs="Times New Roman"/>
                        <w:i/>
                        <w:sz w:val="24"/>
                        <w:szCs w:val="24"/>
                        <w:lang w:val="en-GB"/>
                      </w:rPr>
                    </m:ctrlPr>
                  </m:dPr>
                  <m:e>
                    <m:sSub>
                      <m:sSubPr>
                        <m:ctrlPr>
                          <w:rPr>
                            <w:rFonts w:ascii="Cambria Math" w:eastAsia="맑은 고딕" w:hAnsi="Cambria Math" w:cs="Times New Roman"/>
                            <w:sz w:val="24"/>
                            <w:szCs w:val="24"/>
                            <w:lang w:val="en-GB"/>
                          </w:rPr>
                        </m:ctrlPr>
                      </m:sSubPr>
                      <m:e>
                        <m:acc>
                          <m:accPr>
                            <m:chr m:val="̀"/>
                            <m:ctrlPr>
                              <w:rPr>
                                <w:rFonts w:ascii="Cambria Math" w:eastAsia="맑은 고딕" w:hAnsi="Cambria Math" w:cs="Times New Roman"/>
                                <w:sz w:val="24"/>
                                <w:szCs w:val="24"/>
                                <w:lang w:val="en-GB"/>
                              </w:rPr>
                            </m:ctrlPr>
                          </m:accPr>
                          <m:e>
                            <m:r>
                              <m:rPr>
                                <m:sty m:val="p"/>
                              </m:rPr>
                              <w:rPr>
                                <w:rFonts w:ascii="Cambria Math" w:eastAsia="맑은 고딕" w:hAnsi="Cambria Math" w:cs="Times New Roman"/>
                                <w:sz w:val="24"/>
                                <w:szCs w:val="24"/>
                                <w:lang w:val="en-GB"/>
                              </w:rPr>
                              <m:t>β</m:t>
                            </m:r>
                          </m:e>
                        </m:acc>
                      </m:e>
                      <m:sub>
                        <m:r>
                          <w:rPr>
                            <w:rFonts w:ascii="Cambria Math" w:eastAsia="맑은 고딕" w:hAnsi="Cambria Math" w:cs="Times New Roman"/>
                            <w:sz w:val="24"/>
                            <w:szCs w:val="24"/>
                            <w:lang w:val="en-GB"/>
                          </w:rPr>
                          <m:t>sim</m:t>
                        </m:r>
                      </m:sub>
                    </m:sSub>
                  </m:e>
                </m:d>
              </m:e>
            </m:rad>
          </m:e>
        </m:nary>
      </m:oMath>
      <w:r>
        <w:rPr>
          <w:rFonts w:ascii="Times New Roman" w:eastAsia="맑은 고딕" w:hAnsi="Times New Roman" w:cs="Times New Roman"/>
          <w:sz w:val="24"/>
          <w:szCs w:val="24"/>
          <w:lang w:val="en-GB"/>
        </w:rPr>
        <w:t xml:space="preserve">), where </w:t>
      </w:r>
      <m:oMath>
        <m:r>
          <w:rPr>
            <w:rFonts w:ascii="Cambria Math" w:eastAsia="맑은 고딕" w:hAnsi="Cambria Math" w:cs="Times New Roman"/>
            <w:sz w:val="24"/>
            <w:szCs w:val="24"/>
            <w:lang w:val="en-GB"/>
          </w:rPr>
          <m:t>Ind[condition]</m:t>
        </m:r>
        <m:r>
          <m:rPr>
            <m:sty m:val="p"/>
          </m:rPr>
          <w:rPr>
            <w:rFonts w:ascii="Cambria Math" w:eastAsia="맑은 고딕" w:hAnsi="Cambria Math" w:cs="Times New Roman"/>
            <w:sz w:val="24"/>
            <w:szCs w:val="24"/>
            <w:lang w:val="en-GB"/>
          </w:rPr>
          <m:t>=1</m:t>
        </m:r>
      </m:oMath>
      <w:r>
        <w:rPr>
          <w:rFonts w:ascii="Times New Roman" w:eastAsia="맑은 고딕" w:hAnsi="Times New Roman" w:cs="Times New Roman"/>
          <w:sz w:val="24"/>
          <w:szCs w:val="24"/>
          <w:lang w:val="en-GB"/>
        </w:rPr>
        <w:t xml:space="preserve"> if the condition is true, and </w:t>
      </w:r>
      <m:oMath>
        <m:r>
          <w:rPr>
            <w:rFonts w:ascii="Cambria Math" w:eastAsia="맑은 고딕" w:hAnsi="Cambria Math" w:cs="Times New Roman"/>
            <w:sz w:val="24"/>
            <w:szCs w:val="24"/>
            <w:lang w:val="en-GB"/>
          </w:rPr>
          <m:t>Ind[condition]</m:t>
        </m:r>
        <m:r>
          <m:rPr>
            <m:sty m:val="p"/>
          </m:rPr>
          <w:rPr>
            <w:rFonts w:ascii="Cambria Math" w:eastAsia="맑은 고딕" w:hAnsi="Cambria Math" w:cs="Times New Roman"/>
            <w:sz w:val="24"/>
            <w:szCs w:val="24"/>
            <w:lang w:val="en-GB"/>
          </w:rPr>
          <m:t>=0</m:t>
        </m:r>
      </m:oMath>
      <w:r>
        <w:rPr>
          <w:rFonts w:ascii="Times New Roman" w:eastAsia="맑은 고딕" w:hAnsi="Times New Roman" w:cs="Times New Roman"/>
          <w:sz w:val="24"/>
          <w:szCs w:val="24"/>
          <w:lang w:val="en-GB"/>
        </w:rPr>
        <w:t xml:space="preserve"> otherwise. RMSE and ASE indicate the uncertainty of effect estimates on average, while CP presents the probability of including the true effect estimate within estimated 95% confidence intervals. In addition, to explore the impact of data availability and </w:t>
      </w:r>
      <w:r>
        <w:rPr>
          <w:rFonts w:ascii="Times New Roman" w:eastAsia="맑은 고딕" w:hAnsi="Times New Roman" w:cs="Times New Roman"/>
          <w:sz w:val="24"/>
          <w:szCs w:val="24"/>
          <w:lang w:val="en-GB"/>
        </w:rPr>
        <w:lastRenderedPageBreak/>
        <w:t xml:space="preserve">prediction approaches on statistical power to detect the true association, we computed </w:t>
      </w:r>
      <w:r w:rsidR="00CC5F5F">
        <w:rPr>
          <w:rFonts w:ascii="Times New Roman" w:eastAsia="맑은 고딕" w:hAnsi="Times New Roman" w:cs="Times New Roman"/>
          <w:sz w:val="24"/>
          <w:szCs w:val="24"/>
          <w:lang w:val="en-GB"/>
        </w:rPr>
        <w:t xml:space="preserve">the relevant true positive rate, which is </w:t>
      </w:r>
      <w:r w:rsidR="001B1652">
        <w:rPr>
          <w:rFonts w:ascii="Times New Roman" w:eastAsia="맑은 고딕" w:hAnsi="Times New Roman" w:cs="Times New Roman"/>
          <w:sz w:val="24"/>
          <w:szCs w:val="24"/>
          <w:lang w:val="en-GB"/>
        </w:rPr>
        <w:t xml:space="preserve">the ratio of the number of simulations that provide significantly positive effect estimates (p-value &lt; 0.05) to the number of significant simulations under fully known individual </w:t>
      </w:r>
      <w:r w:rsidR="001B1652" w:rsidRPr="00BF0231">
        <w:rPr>
          <w:rFonts w:ascii="Times New Roman" w:hAnsi="Times New Roman" w:cs="Times New Roman"/>
          <w:sz w:val="24"/>
          <w:szCs w:val="24"/>
          <w:lang w:val="en-GB"/>
        </w:rPr>
        <w:t>PM</w:t>
      </w:r>
      <w:r w:rsidR="001B1652" w:rsidRPr="00BF0231">
        <w:rPr>
          <w:rFonts w:ascii="Times New Roman" w:hAnsi="Times New Roman" w:cs="Times New Roman"/>
          <w:sz w:val="24"/>
          <w:szCs w:val="24"/>
          <w:vertAlign w:val="subscript"/>
          <w:lang w:val="en-GB"/>
        </w:rPr>
        <w:t>10</w:t>
      </w:r>
      <w:r w:rsidR="001B1652">
        <w:rPr>
          <w:rFonts w:ascii="Times New Roman" w:eastAsia="맑은 고딕" w:hAnsi="Times New Roman" w:cs="Times New Roman"/>
          <w:sz w:val="24"/>
          <w:szCs w:val="24"/>
          <w:lang w:val="en-GB"/>
        </w:rPr>
        <w:t xml:space="preserve"> measurements.</w:t>
      </w:r>
    </w:p>
    <w:p w14:paraId="2CFCED25" w14:textId="19EE12B1" w:rsidR="00DC3CEB" w:rsidRPr="00DC3CEB" w:rsidRDefault="00DC3CEB" w:rsidP="00DC3CEB">
      <w:pPr>
        <w:pStyle w:val="a9"/>
        <w:spacing w:line="480" w:lineRule="auto"/>
        <w:rPr>
          <w:ins w:id="2" w:author="user" w:date="2021-05-25T22:03:00Z"/>
          <w:rFonts w:ascii="Times New Roman" w:hAnsi="Times New Roman" w:cs="Times New Roman"/>
          <w:sz w:val="24"/>
          <w:szCs w:val="24"/>
        </w:rPr>
      </w:pPr>
      <w:ins w:id="3" w:author="user" w:date="2021-05-25T22:03:00Z">
        <w:r>
          <w:rPr>
            <w:rFonts w:ascii="Times New Roman" w:hAnsi="Times New Roman" w:cs="Times New Roman"/>
            <w:sz w:val="24"/>
            <w:szCs w:val="24"/>
          </w:rPr>
          <w:lastRenderedPageBreak/>
          <w:t xml:space="preserve">Figure </w:t>
        </w:r>
      </w:ins>
      <w:ins w:id="4" w:author="user" w:date="2021-05-25T22:05:00Z">
        <w:r>
          <w:rPr>
            <w:rFonts w:ascii="Times New Roman" w:hAnsi="Times New Roman" w:cs="Times New Roman" w:hint="eastAsia"/>
            <w:sz w:val="24"/>
            <w:szCs w:val="24"/>
          </w:rPr>
          <w:t>S</w:t>
        </w:r>
      </w:ins>
      <w:ins w:id="5" w:author="user" w:date="2021-05-25T22:03:00Z">
        <w:r>
          <w:rPr>
            <w:rFonts w:ascii="Times New Roman" w:hAnsi="Times New Roman" w:cs="Times New Roman"/>
            <w:sz w:val="24"/>
            <w:szCs w:val="24"/>
          </w:rPr>
          <w:t>1</w:t>
        </w:r>
      </w:ins>
      <w:ins w:id="6" w:author="user" w:date="2021-05-25T22:04:00Z">
        <w:r>
          <w:rPr>
            <w:rFonts w:ascii="Times New Roman" w:hAnsi="Times New Roman" w:cs="Times New Roman"/>
            <w:sz w:val="24"/>
            <w:szCs w:val="24"/>
          </w:rPr>
          <w:t xml:space="preserve"> </w:t>
        </w:r>
      </w:ins>
      <w:ins w:id="7" w:author="user" w:date="2021-05-25T22:05:00Z">
        <w:r w:rsidRPr="00DC3CEB">
          <w:rPr>
            <w:rFonts w:ascii="Times New Roman" w:hAnsi="Times New Roman" w:cs="Times New Roman"/>
            <w:b w:val="0"/>
            <w:sz w:val="24"/>
            <w:szCs w:val="24"/>
            <w:rPrChange w:id="8" w:author="user" w:date="2021-05-25T22:05:00Z">
              <w:rPr>
                <w:rFonts w:ascii="Times New Roman" w:hAnsi="Times New Roman" w:cs="Times New Roman"/>
                <w:sz w:val="24"/>
                <w:szCs w:val="24"/>
              </w:rPr>
            </w:rPrChange>
          </w:rPr>
          <w:t>Summary flow charts of our simulation study that consists of three sequential categories: (1) Data analysis and Parameter Acquisition; (12) Simulate environmental scenarios; (23) Data availability conditions and exposure assessment; and (34) Health effect estimation. Details are provided throughout our METHOD section.</w:t>
        </w:r>
      </w:ins>
    </w:p>
    <w:p w14:paraId="246F4778" w14:textId="0C7E62A5" w:rsidR="00DC3CEB" w:rsidRDefault="00DC3CEB" w:rsidP="00221214">
      <w:pPr>
        <w:spacing w:line="480" w:lineRule="auto"/>
        <w:jc w:val="left"/>
        <w:rPr>
          <w:ins w:id="9" w:author="user" w:date="2021-05-25T22:02:00Z"/>
          <w:rFonts w:ascii="Times New Roman" w:hAnsi="Times New Roman" w:cs="Times New Roman"/>
          <w:b/>
          <w:sz w:val="24"/>
          <w:szCs w:val="24"/>
        </w:rPr>
        <w:sectPr w:rsidR="00DC3CEB" w:rsidSect="00DC3CEB">
          <w:pgSz w:w="11906" w:h="16838" w:orient="portrait"/>
          <w:pgMar w:top="1701" w:right="1440" w:bottom="1440" w:left="1440" w:header="851" w:footer="992" w:gutter="0"/>
          <w:lnNumType w:countBy="1" w:restart="continuous"/>
          <w:cols w:space="720"/>
          <w:docGrid w:linePitch="272"/>
          <w:sectPrChange w:id="10" w:author="user" w:date="2021-05-25T22:02:00Z">
            <w:sectPr w:rsidR="00DC3CEB" w:rsidSect="00DC3CEB">
              <w:pgSz w:w="16838" w:h="11906" w:orient="landscape"/>
              <w:pgMar w:top="1440" w:right="1701" w:bottom="1440" w:left="1440" w:header="851" w:footer="992" w:gutter="0"/>
            </w:sectPr>
          </w:sectPrChange>
        </w:sectPr>
      </w:pPr>
      <w:ins w:id="11" w:author="user" w:date="2021-05-25T22:03:00Z">
        <w:r>
          <w:rPr>
            <w:noProof/>
          </w:rPr>
          <w:drawing>
            <wp:inline distT="0" distB="0" distL="0" distR="0" wp14:anchorId="679AF92E" wp14:editId="3F563E1D">
              <wp:extent cx="5715000" cy="4999355"/>
              <wp:effectExtent l="0" t="0" r="19050" b="29845"/>
              <wp:docPr id="27" name="다이어그램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ins>
    </w:p>
    <w:p w14:paraId="514F5A21" w14:textId="2421DF76" w:rsidR="00221214" w:rsidRPr="00A5667A" w:rsidRDefault="00221214" w:rsidP="00221214">
      <w:pPr>
        <w:spacing w:line="480" w:lineRule="auto"/>
        <w:jc w:val="left"/>
        <w:rPr>
          <w:rFonts w:ascii="Times New Roman" w:hAnsi="Times New Roman" w:cs="Times New Roman"/>
          <w:sz w:val="24"/>
          <w:szCs w:val="24"/>
        </w:rPr>
      </w:pPr>
      <w:r w:rsidRPr="00A5667A">
        <w:rPr>
          <w:rFonts w:ascii="Times New Roman" w:hAnsi="Times New Roman" w:cs="Times New Roman" w:hint="eastAsia"/>
          <w:b/>
          <w:sz w:val="24"/>
          <w:szCs w:val="24"/>
        </w:rPr>
        <w:t>F</w:t>
      </w:r>
      <w:r w:rsidRPr="00A5667A">
        <w:rPr>
          <w:rFonts w:ascii="Times New Roman" w:hAnsi="Times New Roman" w:cs="Times New Roman"/>
          <w:b/>
          <w:sz w:val="24"/>
          <w:szCs w:val="24"/>
        </w:rPr>
        <w:t>i</w:t>
      </w:r>
      <w:r w:rsidRPr="00A5667A">
        <w:rPr>
          <w:rFonts w:ascii="Times New Roman" w:hAnsi="Times New Roman" w:cs="Times New Roman" w:hint="eastAsia"/>
          <w:b/>
          <w:sz w:val="24"/>
          <w:szCs w:val="24"/>
        </w:rPr>
        <w:t xml:space="preserve">gure </w:t>
      </w:r>
      <w:r w:rsidRPr="00A5667A">
        <w:rPr>
          <w:rFonts w:ascii="Times New Roman" w:hAnsi="Times New Roman" w:cs="Times New Roman"/>
          <w:b/>
          <w:sz w:val="24"/>
          <w:szCs w:val="24"/>
        </w:rPr>
        <w:t>S</w:t>
      </w:r>
      <w:r w:rsidR="00D6261D">
        <w:rPr>
          <w:rFonts w:ascii="Times New Roman" w:hAnsi="Times New Roman" w:cs="Times New Roman"/>
          <w:b/>
          <w:sz w:val="24"/>
          <w:szCs w:val="24"/>
        </w:rPr>
        <w:t>2</w:t>
      </w:r>
      <w:r w:rsidRPr="00A5667A">
        <w:rPr>
          <w:rFonts w:ascii="Times New Roman" w:hAnsi="Times New Roman" w:cs="Times New Roman"/>
          <w:b/>
          <w:sz w:val="24"/>
          <w:szCs w:val="24"/>
        </w:rPr>
        <w:t xml:space="preserve">. </w:t>
      </w:r>
      <w:r w:rsidRPr="00A5667A">
        <w:rPr>
          <w:rFonts w:ascii="Times New Roman" w:hAnsi="Times New Roman" w:cs="Times New Roman"/>
          <w:sz w:val="24"/>
          <w:szCs w:val="24"/>
        </w:rPr>
        <w:t>Maps of true simulated annual-average PM</w:t>
      </w:r>
      <w:r w:rsidRPr="00221214">
        <w:rPr>
          <w:rFonts w:ascii="Times New Roman" w:hAnsi="Times New Roman" w:cs="Times New Roman"/>
          <w:sz w:val="24"/>
          <w:szCs w:val="24"/>
          <w:vertAlign w:val="subscript"/>
        </w:rPr>
        <w:t>10</w:t>
      </w:r>
      <w:r w:rsidRPr="00A5667A">
        <w:rPr>
          <w:rFonts w:ascii="Times New Roman" w:hAnsi="Times New Roman" w:cs="Times New Roman"/>
          <w:sz w:val="24"/>
          <w:szCs w:val="24"/>
        </w:rPr>
        <w:t xml:space="preserve"> concentrations by eight environmental scenarios (ESs) in Seoul, Korea</w:t>
      </w:r>
    </w:p>
    <w:tbl>
      <w:tblPr>
        <w:tblStyle w:val="af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7"/>
        <w:gridCol w:w="3257"/>
        <w:gridCol w:w="3257"/>
        <w:gridCol w:w="3257"/>
      </w:tblGrid>
      <w:tr w:rsidR="007B3584" w:rsidRPr="00D36433" w14:paraId="19048499" w14:textId="77777777" w:rsidTr="00435ACD">
        <w:tc>
          <w:tcPr>
            <w:tcW w:w="2254" w:type="dxa"/>
            <w:hideMark/>
          </w:tcPr>
          <w:p w14:paraId="2E244732" w14:textId="77777777" w:rsidR="007B3584" w:rsidRPr="00D36433" w:rsidRDefault="007B3584" w:rsidP="00435ACD">
            <w:pPr>
              <w:spacing w:line="240" w:lineRule="auto"/>
              <w:jc w:val="center"/>
              <w:rPr>
                <w:rFonts w:ascii="Times New Roman" w:hAnsi="Times New Roman" w:cs="Times New Roman"/>
                <w:b/>
                <w:sz w:val="24"/>
                <w:szCs w:val="24"/>
              </w:rPr>
            </w:pPr>
            <w:r w:rsidRPr="00D36433">
              <w:rPr>
                <w:rFonts w:ascii="Times New Roman" w:hAnsi="Times New Roman" w:cs="Times New Roman"/>
                <w:b/>
                <w:sz w:val="24"/>
                <w:szCs w:val="24"/>
              </w:rPr>
              <w:t>ES1</w:t>
            </w:r>
          </w:p>
        </w:tc>
        <w:tc>
          <w:tcPr>
            <w:tcW w:w="2254" w:type="dxa"/>
            <w:hideMark/>
          </w:tcPr>
          <w:p w14:paraId="40CC23AD" w14:textId="77777777" w:rsidR="007B3584" w:rsidRPr="00D36433" w:rsidRDefault="007B3584" w:rsidP="00435ACD">
            <w:pPr>
              <w:spacing w:line="240" w:lineRule="auto"/>
              <w:jc w:val="center"/>
              <w:rPr>
                <w:rFonts w:ascii="Times New Roman" w:hAnsi="Times New Roman" w:cs="Times New Roman"/>
                <w:b/>
                <w:sz w:val="24"/>
                <w:szCs w:val="24"/>
              </w:rPr>
            </w:pPr>
            <w:r w:rsidRPr="00D36433">
              <w:rPr>
                <w:rFonts w:ascii="Times New Roman" w:hAnsi="Times New Roman" w:cs="Times New Roman"/>
                <w:b/>
                <w:sz w:val="24"/>
                <w:szCs w:val="24"/>
              </w:rPr>
              <w:t>ES2</w:t>
            </w:r>
          </w:p>
        </w:tc>
        <w:tc>
          <w:tcPr>
            <w:tcW w:w="2254" w:type="dxa"/>
            <w:hideMark/>
          </w:tcPr>
          <w:p w14:paraId="72818DDE" w14:textId="77777777" w:rsidR="007B3584" w:rsidRPr="00D36433" w:rsidRDefault="007B3584" w:rsidP="00435ACD">
            <w:pPr>
              <w:spacing w:line="240" w:lineRule="auto"/>
              <w:jc w:val="center"/>
              <w:rPr>
                <w:rFonts w:ascii="Times New Roman" w:hAnsi="Times New Roman" w:cs="Times New Roman"/>
                <w:b/>
                <w:sz w:val="24"/>
                <w:szCs w:val="24"/>
              </w:rPr>
            </w:pPr>
            <w:r w:rsidRPr="00D36433">
              <w:rPr>
                <w:rFonts w:ascii="Times New Roman" w:hAnsi="Times New Roman" w:cs="Times New Roman"/>
                <w:b/>
                <w:sz w:val="24"/>
                <w:szCs w:val="24"/>
              </w:rPr>
              <w:t>ES3</w:t>
            </w:r>
          </w:p>
        </w:tc>
        <w:tc>
          <w:tcPr>
            <w:tcW w:w="2254" w:type="dxa"/>
            <w:hideMark/>
          </w:tcPr>
          <w:p w14:paraId="6F2C7EAC" w14:textId="77777777" w:rsidR="007B3584" w:rsidRPr="00D36433" w:rsidRDefault="007B3584" w:rsidP="00435ACD">
            <w:pPr>
              <w:spacing w:line="240" w:lineRule="auto"/>
              <w:jc w:val="center"/>
              <w:rPr>
                <w:rFonts w:ascii="Times New Roman" w:hAnsi="Times New Roman" w:cs="Times New Roman"/>
                <w:b/>
                <w:sz w:val="24"/>
                <w:szCs w:val="24"/>
              </w:rPr>
            </w:pPr>
            <w:r w:rsidRPr="00D36433">
              <w:rPr>
                <w:rFonts w:ascii="Times New Roman" w:hAnsi="Times New Roman" w:cs="Times New Roman"/>
                <w:b/>
                <w:sz w:val="24"/>
                <w:szCs w:val="24"/>
              </w:rPr>
              <w:t>ES4</w:t>
            </w:r>
          </w:p>
        </w:tc>
      </w:tr>
      <w:tr w:rsidR="007B3584" w:rsidRPr="00D36433" w14:paraId="2900116B" w14:textId="77777777" w:rsidTr="00435ACD">
        <w:tc>
          <w:tcPr>
            <w:tcW w:w="2254" w:type="dxa"/>
            <w:hideMark/>
          </w:tcPr>
          <w:p w14:paraId="5D5F9BA6" w14:textId="77777777" w:rsidR="007B3584" w:rsidRPr="00D36433" w:rsidRDefault="007B3584" w:rsidP="00435ACD">
            <w:pPr>
              <w:spacing w:line="240" w:lineRule="auto"/>
              <w:jc w:val="left"/>
              <w:rPr>
                <w:rFonts w:ascii="Times New Roman" w:hAnsi="Times New Roman" w:cs="Times New Roman"/>
                <w:sz w:val="24"/>
                <w:szCs w:val="24"/>
              </w:rPr>
            </w:pPr>
            <w:r w:rsidRPr="00D36433">
              <w:rPr>
                <w:rFonts w:ascii="Times New Roman" w:hAnsi="Times New Roman" w:cs="Times New Roman"/>
                <w:noProof/>
                <w:sz w:val="24"/>
                <w:szCs w:val="24"/>
              </w:rPr>
              <w:drawing>
                <wp:inline distT="0" distB="0" distL="0" distR="0" wp14:anchorId="385E42E8" wp14:editId="466B6B47">
                  <wp:extent cx="1917717" cy="1354347"/>
                  <wp:effectExtent l="0" t="0" r="6350" b="0"/>
                  <wp:docPr id="112" name="그림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3540" cy="1365521"/>
                          </a:xfrm>
                          <a:prstGeom prst="rect">
                            <a:avLst/>
                          </a:prstGeom>
                          <a:noFill/>
                          <a:ln>
                            <a:noFill/>
                          </a:ln>
                        </pic:spPr>
                      </pic:pic>
                    </a:graphicData>
                  </a:graphic>
                </wp:inline>
              </w:drawing>
            </w:r>
          </w:p>
        </w:tc>
        <w:tc>
          <w:tcPr>
            <w:tcW w:w="2254" w:type="dxa"/>
            <w:hideMark/>
          </w:tcPr>
          <w:p w14:paraId="37E326BE" w14:textId="1CF3409A" w:rsidR="007B3584" w:rsidRPr="00D36433" w:rsidRDefault="007B3584" w:rsidP="00435ACD">
            <w:pPr>
              <w:spacing w:line="240" w:lineRule="auto"/>
              <w:jc w:val="left"/>
              <w:rPr>
                <w:rFonts w:ascii="Times New Roman" w:hAnsi="Times New Roman" w:cs="Times New Roman"/>
                <w:sz w:val="24"/>
                <w:szCs w:val="24"/>
              </w:rPr>
            </w:pPr>
            <w:r w:rsidRPr="00D36433">
              <w:rPr>
                <w:rFonts w:ascii="Times New Roman" w:hAnsi="Times New Roman" w:cs="Times New Roman"/>
                <w:noProof/>
                <w:sz w:val="24"/>
                <w:szCs w:val="24"/>
              </w:rPr>
              <w:drawing>
                <wp:inline distT="0" distB="0" distL="0" distR="0" wp14:anchorId="3B021B81" wp14:editId="6F0C3085">
                  <wp:extent cx="1931276" cy="1365521"/>
                  <wp:effectExtent l="0" t="0" r="0" b="6350"/>
                  <wp:docPr id="116" name="그림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9"/>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931276" cy="1365521"/>
                          </a:xfrm>
                          <a:prstGeom prst="rect">
                            <a:avLst/>
                          </a:prstGeom>
                          <a:noFill/>
                          <a:ln>
                            <a:noFill/>
                          </a:ln>
                        </pic:spPr>
                      </pic:pic>
                    </a:graphicData>
                  </a:graphic>
                </wp:inline>
              </w:drawing>
            </w:r>
          </w:p>
        </w:tc>
        <w:tc>
          <w:tcPr>
            <w:tcW w:w="2254" w:type="dxa"/>
            <w:hideMark/>
          </w:tcPr>
          <w:p w14:paraId="20520F08" w14:textId="34EBB70D" w:rsidR="007B3584" w:rsidRPr="00D36433" w:rsidRDefault="007B3584" w:rsidP="00435ACD">
            <w:pPr>
              <w:spacing w:line="240" w:lineRule="auto"/>
              <w:jc w:val="left"/>
              <w:rPr>
                <w:rFonts w:ascii="Times New Roman" w:hAnsi="Times New Roman" w:cs="Times New Roman"/>
                <w:sz w:val="24"/>
                <w:szCs w:val="24"/>
              </w:rPr>
            </w:pPr>
            <w:r w:rsidRPr="00D36433">
              <w:rPr>
                <w:rFonts w:ascii="Times New Roman" w:hAnsi="Times New Roman" w:cs="Times New Roman"/>
                <w:noProof/>
                <w:sz w:val="24"/>
                <w:szCs w:val="24"/>
              </w:rPr>
              <w:drawing>
                <wp:inline distT="0" distB="0" distL="0" distR="0" wp14:anchorId="51DA48C3" wp14:editId="7A2FBF31">
                  <wp:extent cx="1931276" cy="1365521"/>
                  <wp:effectExtent l="0" t="0" r="0" b="6350"/>
                  <wp:docPr id="117" name="그림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9"/>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931276" cy="1365521"/>
                          </a:xfrm>
                          <a:prstGeom prst="rect">
                            <a:avLst/>
                          </a:prstGeom>
                          <a:noFill/>
                          <a:ln>
                            <a:noFill/>
                          </a:ln>
                        </pic:spPr>
                      </pic:pic>
                    </a:graphicData>
                  </a:graphic>
                </wp:inline>
              </w:drawing>
            </w:r>
          </w:p>
        </w:tc>
        <w:tc>
          <w:tcPr>
            <w:tcW w:w="2254" w:type="dxa"/>
            <w:hideMark/>
          </w:tcPr>
          <w:p w14:paraId="07176EBE" w14:textId="67CE24A8" w:rsidR="007B3584" w:rsidRPr="00D36433" w:rsidRDefault="007B3584" w:rsidP="00435ACD">
            <w:pPr>
              <w:spacing w:line="240" w:lineRule="auto"/>
              <w:jc w:val="left"/>
              <w:rPr>
                <w:rFonts w:ascii="Times New Roman" w:hAnsi="Times New Roman" w:cs="Times New Roman"/>
                <w:sz w:val="24"/>
                <w:szCs w:val="24"/>
              </w:rPr>
            </w:pPr>
            <w:r w:rsidRPr="00D36433">
              <w:rPr>
                <w:rFonts w:ascii="Times New Roman" w:hAnsi="Times New Roman" w:cs="Times New Roman"/>
                <w:noProof/>
                <w:sz w:val="24"/>
                <w:szCs w:val="24"/>
              </w:rPr>
              <w:drawing>
                <wp:inline distT="0" distB="0" distL="0" distR="0" wp14:anchorId="6A612129" wp14:editId="7B7595DD">
                  <wp:extent cx="1931276" cy="1365521"/>
                  <wp:effectExtent l="0" t="0" r="0" b="6350"/>
                  <wp:docPr id="118" name="그림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9"/>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931276" cy="1365521"/>
                          </a:xfrm>
                          <a:prstGeom prst="rect">
                            <a:avLst/>
                          </a:prstGeom>
                          <a:noFill/>
                          <a:ln>
                            <a:noFill/>
                          </a:ln>
                        </pic:spPr>
                      </pic:pic>
                    </a:graphicData>
                  </a:graphic>
                </wp:inline>
              </w:drawing>
            </w:r>
          </w:p>
        </w:tc>
      </w:tr>
      <w:tr w:rsidR="007B3584" w:rsidRPr="00D36433" w14:paraId="6730C722" w14:textId="77777777" w:rsidTr="00435ACD">
        <w:tc>
          <w:tcPr>
            <w:tcW w:w="2254" w:type="dxa"/>
            <w:hideMark/>
          </w:tcPr>
          <w:p w14:paraId="02A8F7AA" w14:textId="77777777" w:rsidR="007B3584" w:rsidRPr="00D36433" w:rsidRDefault="007B3584" w:rsidP="00435ACD">
            <w:pPr>
              <w:spacing w:line="240" w:lineRule="auto"/>
              <w:jc w:val="center"/>
              <w:rPr>
                <w:rFonts w:ascii="Times New Roman" w:hAnsi="Times New Roman" w:cs="Times New Roman"/>
                <w:b/>
                <w:noProof/>
                <w:sz w:val="24"/>
                <w:szCs w:val="24"/>
              </w:rPr>
            </w:pPr>
            <w:r w:rsidRPr="00D36433">
              <w:rPr>
                <w:rFonts w:ascii="Times New Roman" w:hAnsi="Times New Roman" w:cs="Times New Roman"/>
                <w:b/>
                <w:noProof/>
                <w:sz w:val="24"/>
                <w:szCs w:val="24"/>
              </w:rPr>
              <w:t>ES5</w:t>
            </w:r>
          </w:p>
        </w:tc>
        <w:tc>
          <w:tcPr>
            <w:tcW w:w="2254" w:type="dxa"/>
            <w:hideMark/>
          </w:tcPr>
          <w:p w14:paraId="2731D44E" w14:textId="77777777" w:rsidR="007B3584" w:rsidRPr="00D36433" w:rsidRDefault="007B3584" w:rsidP="00435ACD">
            <w:pPr>
              <w:spacing w:line="240" w:lineRule="auto"/>
              <w:jc w:val="center"/>
              <w:rPr>
                <w:rFonts w:ascii="Times New Roman" w:hAnsi="Times New Roman" w:cs="Times New Roman"/>
                <w:b/>
                <w:sz w:val="24"/>
                <w:szCs w:val="24"/>
              </w:rPr>
            </w:pPr>
            <w:r w:rsidRPr="00D36433">
              <w:rPr>
                <w:rFonts w:ascii="Times New Roman" w:hAnsi="Times New Roman" w:cs="Times New Roman"/>
                <w:b/>
                <w:sz w:val="24"/>
                <w:szCs w:val="24"/>
              </w:rPr>
              <w:t>ES6</w:t>
            </w:r>
          </w:p>
        </w:tc>
        <w:tc>
          <w:tcPr>
            <w:tcW w:w="2254" w:type="dxa"/>
            <w:hideMark/>
          </w:tcPr>
          <w:p w14:paraId="3DAA79DF" w14:textId="77777777" w:rsidR="007B3584" w:rsidRPr="00D36433" w:rsidRDefault="007B3584" w:rsidP="00435ACD">
            <w:pPr>
              <w:spacing w:line="240" w:lineRule="auto"/>
              <w:jc w:val="center"/>
              <w:rPr>
                <w:rFonts w:ascii="Times New Roman" w:hAnsi="Times New Roman" w:cs="Times New Roman"/>
                <w:b/>
                <w:sz w:val="24"/>
                <w:szCs w:val="24"/>
              </w:rPr>
            </w:pPr>
            <w:r w:rsidRPr="00D36433">
              <w:rPr>
                <w:rFonts w:ascii="Times New Roman" w:hAnsi="Times New Roman" w:cs="Times New Roman"/>
                <w:b/>
                <w:sz w:val="24"/>
                <w:szCs w:val="24"/>
              </w:rPr>
              <w:t>ES7</w:t>
            </w:r>
          </w:p>
        </w:tc>
        <w:tc>
          <w:tcPr>
            <w:tcW w:w="2254" w:type="dxa"/>
            <w:hideMark/>
          </w:tcPr>
          <w:p w14:paraId="50124012" w14:textId="77777777" w:rsidR="007B3584" w:rsidRPr="00D36433" w:rsidRDefault="007B3584" w:rsidP="00435ACD">
            <w:pPr>
              <w:spacing w:line="240" w:lineRule="auto"/>
              <w:jc w:val="center"/>
              <w:rPr>
                <w:rFonts w:ascii="Times New Roman" w:hAnsi="Times New Roman" w:cs="Times New Roman"/>
                <w:b/>
                <w:sz w:val="24"/>
                <w:szCs w:val="24"/>
              </w:rPr>
            </w:pPr>
            <w:r w:rsidRPr="00D36433">
              <w:rPr>
                <w:rFonts w:ascii="Times New Roman" w:hAnsi="Times New Roman" w:cs="Times New Roman"/>
                <w:b/>
                <w:sz w:val="24"/>
                <w:szCs w:val="24"/>
              </w:rPr>
              <w:t>ES8</w:t>
            </w:r>
          </w:p>
        </w:tc>
      </w:tr>
      <w:tr w:rsidR="007B3584" w:rsidRPr="00D36433" w14:paraId="7A981B5A" w14:textId="77777777" w:rsidTr="00435ACD">
        <w:tc>
          <w:tcPr>
            <w:tcW w:w="2254" w:type="dxa"/>
            <w:hideMark/>
          </w:tcPr>
          <w:p w14:paraId="55543FF6" w14:textId="2C15A060" w:rsidR="007B3584" w:rsidRPr="00D36433" w:rsidRDefault="007B3584" w:rsidP="00435ACD">
            <w:pPr>
              <w:spacing w:line="240" w:lineRule="auto"/>
              <w:jc w:val="left"/>
              <w:rPr>
                <w:rFonts w:ascii="Times New Roman" w:hAnsi="Times New Roman" w:cs="Times New Roman"/>
                <w:noProof/>
                <w:sz w:val="24"/>
                <w:szCs w:val="24"/>
              </w:rPr>
            </w:pPr>
            <w:r w:rsidRPr="00D36433">
              <w:rPr>
                <w:rFonts w:ascii="Times New Roman" w:hAnsi="Times New Roman" w:cs="Times New Roman"/>
                <w:noProof/>
                <w:sz w:val="24"/>
                <w:szCs w:val="24"/>
              </w:rPr>
              <w:drawing>
                <wp:inline distT="0" distB="0" distL="0" distR="0" wp14:anchorId="54B656DE" wp14:editId="61E68F35">
                  <wp:extent cx="1931276" cy="1365521"/>
                  <wp:effectExtent l="0" t="0" r="0" b="6350"/>
                  <wp:docPr id="123" name="그림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9"/>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931276" cy="1365521"/>
                          </a:xfrm>
                          <a:prstGeom prst="rect">
                            <a:avLst/>
                          </a:prstGeom>
                          <a:noFill/>
                          <a:ln>
                            <a:noFill/>
                          </a:ln>
                        </pic:spPr>
                      </pic:pic>
                    </a:graphicData>
                  </a:graphic>
                </wp:inline>
              </w:drawing>
            </w:r>
          </w:p>
        </w:tc>
        <w:tc>
          <w:tcPr>
            <w:tcW w:w="2254" w:type="dxa"/>
            <w:hideMark/>
          </w:tcPr>
          <w:p w14:paraId="1C26ADB1" w14:textId="73C0936E" w:rsidR="007B3584" w:rsidRPr="00D36433" w:rsidRDefault="007B3584" w:rsidP="00435ACD">
            <w:pPr>
              <w:spacing w:line="240" w:lineRule="auto"/>
              <w:jc w:val="left"/>
              <w:rPr>
                <w:rFonts w:ascii="Times New Roman" w:hAnsi="Times New Roman" w:cs="Times New Roman"/>
                <w:sz w:val="24"/>
                <w:szCs w:val="24"/>
              </w:rPr>
            </w:pPr>
            <w:r w:rsidRPr="00D36433">
              <w:rPr>
                <w:rFonts w:ascii="Times New Roman" w:hAnsi="Times New Roman" w:cs="Times New Roman"/>
                <w:noProof/>
                <w:sz w:val="24"/>
                <w:szCs w:val="24"/>
              </w:rPr>
              <w:drawing>
                <wp:inline distT="0" distB="0" distL="0" distR="0" wp14:anchorId="3DE4E231" wp14:editId="29C76930">
                  <wp:extent cx="1931276" cy="1365521"/>
                  <wp:effectExtent l="0" t="0" r="0" b="6350"/>
                  <wp:docPr id="124" name="그림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9"/>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931276" cy="1365521"/>
                          </a:xfrm>
                          <a:prstGeom prst="rect">
                            <a:avLst/>
                          </a:prstGeom>
                          <a:noFill/>
                          <a:ln>
                            <a:noFill/>
                          </a:ln>
                        </pic:spPr>
                      </pic:pic>
                    </a:graphicData>
                  </a:graphic>
                </wp:inline>
              </w:drawing>
            </w:r>
          </w:p>
        </w:tc>
        <w:tc>
          <w:tcPr>
            <w:tcW w:w="2254" w:type="dxa"/>
            <w:hideMark/>
          </w:tcPr>
          <w:p w14:paraId="12E2134E" w14:textId="42693C91" w:rsidR="007B3584" w:rsidRPr="00D36433" w:rsidRDefault="007B3584" w:rsidP="00435ACD">
            <w:pPr>
              <w:spacing w:line="240" w:lineRule="auto"/>
              <w:jc w:val="left"/>
              <w:rPr>
                <w:rFonts w:ascii="Times New Roman" w:hAnsi="Times New Roman" w:cs="Times New Roman"/>
                <w:sz w:val="24"/>
                <w:szCs w:val="24"/>
              </w:rPr>
            </w:pPr>
            <w:r w:rsidRPr="00D36433">
              <w:rPr>
                <w:rFonts w:ascii="Times New Roman" w:hAnsi="Times New Roman" w:cs="Times New Roman"/>
                <w:noProof/>
                <w:sz w:val="24"/>
                <w:szCs w:val="24"/>
              </w:rPr>
              <w:drawing>
                <wp:inline distT="0" distB="0" distL="0" distR="0" wp14:anchorId="5A455A98" wp14:editId="332B7DFB">
                  <wp:extent cx="1931276" cy="1365521"/>
                  <wp:effectExtent l="0" t="0" r="0" b="6350"/>
                  <wp:docPr id="125" name="그림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9"/>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931276" cy="1365521"/>
                          </a:xfrm>
                          <a:prstGeom prst="rect">
                            <a:avLst/>
                          </a:prstGeom>
                          <a:noFill/>
                          <a:ln>
                            <a:noFill/>
                          </a:ln>
                        </pic:spPr>
                      </pic:pic>
                    </a:graphicData>
                  </a:graphic>
                </wp:inline>
              </w:drawing>
            </w:r>
          </w:p>
        </w:tc>
        <w:tc>
          <w:tcPr>
            <w:tcW w:w="2254" w:type="dxa"/>
            <w:hideMark/>
          </w:tcPr>
          <w:p w14:paraId="060B4D10" w14:textId="052E7E2A" w:rsidR="007B3584" w:rsidRPr="00D36433" w:rsidRDefault="007B3584" w:rsidP="00435ACD">
            <w:pPr>
              <w:spacing w:line="240" w:lineRule="auto"/>
              <w:jc w:val="left"/>
              <w:rPr>
                <w:rFonts w:ascii="Times New Roman" w:hAnsi="Times New Roman" w:cs="Times New Roman"/>
                <w:sz w:val="24"/>
                <w:szCs w:val="24"/>
              </w:rPr>
            </w:pPr>
            <w:r w:rsidRPr="00D36433">
              <w:rPr>
                <w:rFonts w:ascii="Times New Roman" w:hAnsi="Times New Roman" w:cs="Times New Roman"/>
                <w:noProof/>
                <w:sz w:val="24"/>
                <w:szCs w:val="24"/>
              </w:rPr>
              <w:drawing>
                <wp:inline distT="0" distB="0" distL="0" distR="0" wp14:anchorId="63AAC063" wp14:editId="15DEFA68">
                  <wp:extent cx="1931276" cy="1365521"/>
                  <wp:effectExtent l="0" t="0" r="0" b="6350"/>
                  <wp:docPr id="126" name="그림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9"/>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931276" cy="1365521"/>
                          </a:xfrm>
                          <a:prstGeom prst="rect">
                            <a:avLst/>
                          </a:prstGeom>
                          <a:noFill/>
                          <a:ln>
                            <a:noFill/>
                          </a:ln>
                        </pic:spPr>
                      </pic:pic>
                    </a:graphicData>
                  </a:graphic>
                </wp:inline>
              </w:drawing>
            </w:r>
          </w:p>
        </w:tc>
      </w:tr>
    </w:tbl>
    <w:p w14:paraId="1164DD2A" w14:textId="4DC10D0E" w:rsidR="002F1E5C" w:rsidRDefault="002F1E5C" w:rsidP="00375F2D">
      <w:pPr>
        <w:jc w:val="left"/>
        <w:rPr>
          <w:rFonts w:ascii="Times New Roman" w:hAnsi="Times New Roman" w:cs="Times New Roman"/>
          <w:kern w:val="0"/>
          <w:sz w:val="24"/>
          <w:szCs w:val="24"/>
        </w:rPr>
        <w:sectPr w:rsidR="002F1E5C" w:rsidSect="00D6261D">
          <w:pgSz w:w="16838" w:h="11906" w:orient="landscape"/>
          <w:pgMar w:top="1440" w:right="1701" w:bottom="1440" w:left="1440" w:header="851" w:footer="992" w:gutter="0"/>
          <w:lnNumType w:countBy="1" w:restart="continuous"/>
          <w:cols w:space="720"/>
          <w:docGrid w:linePitch="272"/>
        </w:sectPr>
      </w:pPr>
    </w:p>
    <w:p w14:paraId="4E1CCB18" w14:textId="44873BD7" w:rsidR="00C77CEC" w:rsidRDefault="00C77CEC" w:rsidP="00C77CEC">
      <w:pPr>
        <w:spacing w:line="480" w:lineRule="auto"/>
        <w:rPr>
          <w:rFonts w:ascii="Times New Roman" w:hAnsi="Times New Roman" w:cs="Times New Roman"/>
          <w:sz w:val="24"/>
          <w:szCs w:val="24"/>
        </w:rPr>
      </w:pPr>
      <w:r w:rsidRPr="00A5667A">
        <w:rPr>
          <w:rFonts w:ascii="Times New Roman" w:hAnsi="Times New Roman" w:cs="Times New Roman"/>
          <w:b/>
          <w:sz w:val="24"/>
          <w:szCs w:val="24"/>
        </w:rPr>
        <w:lastRenderedPageBreak/>
        <w:t>Figure S3.</w:t>
      </w:r>
      <w:r w:rsidRPr="00A5667A">
        <w:rPr>
          <w:rFonts w:ascii="Times New Roman" w:hAnsi="Times New Roman" w:cs="Times New Roman"/>
          <w:sz w:val="24"/>
          <w:szCs w:val="24"/>
        </w:rPr>
        <w:t xml:space="preserve"> Scatter plots of true (x-axis) and predicted (y-axis) annual-average PM</w:t>
      </w:r>
      <w:r w:rsidRPr="00F3046C">
        <w:rPr>
          <w:rFonts w:ascii="Times New Roman" w:hAnsi="Times New Roman" w:cs="Times New Roman"/>
          <w:sz w:val="24"/>
          <w:szCs w:val="24"/>
          <w:vertAlign w:val="subscript"/>
        </w:rPr>
        <w:t>10</w:t>
      </w:r>
      <w:r w:rsidRPr="00A5667A">
        <w:rPr>
          <w:rFonts w:ascii="Times New Roman" w:hAnsi="Times New Roman" w:cs="Times New Roman"/>
          <w:sz w:val="24"/>
          <w:szCs w:val="24"/>
        </w:rPr>
        <w:t xml:space="preserve"> concentrations</w:t>
      </w:r>
      <w:r w:rsidR="00926AD3">
        <w:rPr>
          <w:rFonts w:ascii="Times New Roman" w:hAnsi="Times New Roman" w:cs="Times New Roman"/>
          <w:sz w:val="24"/>
          <w:szCs w:val="24"/>
        </w:rPr>
        <w:t xml:space="preserve"> </w:t>
      </w:r>
      <w:r w:rsidRPr="00A5667A">
        <w:rPr>
          <w:rFonts w:ascii="Times New Roman" w:hAnsi="Times New Roman" w:cs="Times New Roman"/>
          <w:sz w:val="24"/>
          <w:szCs w:val="24"/>
        </w:rPr>
        <w:t xml:space="preserve">at home addresses of </w:t>
      </w:r>
      <w:r w:rsidR="00706B95" w:rsidRPr="00A5667A">
        <w:rPr>
          <w:rFonts w:ascii="Times New Roman" w:hAnsi="Times New Roman" w:cs="Times New Roman"/>
          <w:sz w:val="24"/>
          <w:szCs w:val="24"/>
        </w:rPr>
        <w:t xml:space="preserve">46,007 </w:t>
      </w:r>
      <w:r w:rsidRPr="00A5667A">
        <w:rPr>
          <w:rFonts w:ascii="Times New Roman" w:hAnsi="Times New Roman" w:cs="Times New Roman"/>
          <w:sz w:val="24"/>
          <w:szCs w:val="24"/>
        </w:rPr>
        <w:t>mothers in the 1st simulation</w:t>
      </w:r>
      <w:r w:rsidR="00706B95" w:rsidRPr="00706B95">
        <w:rPr>
          <w:rFonts w:ascii="Times New Roman" w:hAnsi="Times New Roman" w:cs="Times New Roman"/>
          <w:sz w:val="24"/>
          <w:szCs w:val="24"/>
        </w:rPr>
        <w:t xml:space="preserve"> </w:t>
      </w:r>
      <w:r w:rsidR="00706B95">
        <w:rPr>
          <w:rFonts w:ascii="Times New Roman" w:hAnsi="Times New Roman" w:cs="Times New Roman"/>
          <w:sz w:val="24"/>
          <w:szCs w:val="24"/>
        </w:rPr>
        <w:t>(blue and red lines for regression 45 degree lines, respectively)</w:t>
      </w:r>
    </w:p>
    <w:tbl>
      <w:tblPr>
        <w:tblStyle w:val="af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142"/>
        <w:gridCol w:w="950"/>
        <w:gridCol w:w="125"/>
        <w:gridCol w:w="968"/>
        <w:gridCol w:w="107"/>
        <w:gridCol w:w="986"/>
        <w:gridCol w:w="89"/>
        <w:gridCol w:w="1004"/>
        <w:gridCol w:w="71"/>
        <w:gridCol w:w="1021"/>
        <w:gridCol w:w="54"/>
        <w:gridCol w:w="1039"/>
        <w:gridCol w:w="36"/>
        <w:gridCol w:w="1057"/>
        <w:gridCol w:w="18"/>
        <w:gridCol w:w="1075"/>
      </w:tblGrid>
      <w:tr w:rsidR="00375F2D" w:rsidRPr="00D36433" w14:paraId="41A5107B" w14:textId="77777777" w:rsidTr="000C3ABB">
        <w:tc>
          <w:tcPr>
            <w:tcW w:w="284" w:type="dxa"/>
            <w:vAlign w:val="center"/>
          </w:tcPr>
          <w:p w14:paraId="4D42F8C5" w14:textId="77777777" w:rsidR="00375F2D" w:rsidRPr="00C77CEC" w:rsidRDefault="00375F2D">
            <w:pPr>
              <w:spacing w:line="240" w:lineRule="auto"/>
              <w:jc w:val="center"/>
              <w:rPr>
                <w:rFonts w:ascii="Times New Roman" w:hAnsi="Times New Roman" w:cs="Times New Roman"/>
                <w:noProof/>
                <w:szCs w:val="20"/>
              </w:rPr>
            </w:pPr>
          </w:p>
        </w:tc>
        <w:tc>
          <w:tcPr>
            <w:tcW w:w="1092" w:type="dxa"/>
            <w:gridSpan w:val="2"/>
            <w:vAlign w:val="center"/>
            <w:hideMark/>
          </w:tcPr>
          <w:p w14:paraId="1D4E8412" w14:textId="641336ED" w:rsidR="00375F2D" w:rsidRPr="00D36433" w:rsidRDefault="000C3ABB" w:rsidP="000C3ABB">
            <w:pPr>
              <w:spacing w:line="240" w:lineRule="auto"/>
              <w:jc w:val="center"/>
              <w:rPr>
                <w:rFonts w:ascii="Times New Roman" w:hAnsi="Times New Roman" w:cs="Times New Roman"/>
                <w:noProof/>
                <w:szCs w:val="20"/>
              </w:rPr>
            </w:pPr>
            <w:r>
              <w:rPr>
                <w:rFonts w:ascii="Times New Roman" w:hAnsi="Times New Roman" w:cs="Times New Roman"/>
                <w:noProof/>
                <w:szCs w:val="20"/>
              </w:rPr>
              <w:t xml:space="preserve">   </w:t>
            </w:r>
            <w:r w:rsidR="00375F2D" w:rsidRPr="00D36433">
              <w:rPr>
                <w:rFonts w:ascii="Times New Roman" w:hAnsi="Times New Roman" w:cs="Times New Roman"/>
                <w:noProof/>
                <w:szCs w:val="20"/>
              </w:rPr>
              <w:t>ES1</w:t>
            </w:r>
          </w:p>
        </w:tc>
        <w:tc>
          <w:tcPr>
            <w:tcW w:w="1093" w:type="dxa"/>
            <w:gridSpan w:val="2"/>
            <w:vAlign w:val="center"/>
            <w:hideMark/>
          </w:tcPr>
          <w:p w14:paraId="682D6C98" w14:textId="4BCF7F5D" w:rsidR="00375F2D" w:rsidRPr="00D36433" w:rsidRDefault="000C3ABB" w:rsidP="000C3ABB">
            <w:pPr>
              <w:spacing w:line="240" w:lineRule="auto"/>
              <w:jc w:val="center"/>
              <w:rPr>
                <w:rFonts w:ascii="Times New Roman" w:hAnsi="Times New Roman" w:cs="Times New Roman"/>
                <w:noProof/>
                <w:szCs w:val="20"/>
              </w:rPr>
            </w:pPr>
            <w:r>
              <w:rPr>
                <w:rFonts w:ascii="Times New Roman" w:hAnsi="Times New Roman" w:cs="Times New Roman"/>
                <w:noProof/>
                <w:szCs w:val="20"/>
              </w:rPr>
              <w:t xml:space="preserve">   </w:t>
            </w:r>
            <w:r w:rsidR="00375F2D" w:rsidRPr="00D36433">
              <w:rPr>
                <w:rFonts w:ascii="Times New Roman" w:hAnsi="Times New Roman" w:cs="Times New Roman"/>
                <w:noProof/>
                <w:szCs w:val="20"/>
              </w:rPr>
              <w:t>ES2</w:t>
            </w:r>
          </w:p>
        </w:tc>
        <w:tc>
          <w:tcPr>
            <w:tcW w:w="1093" w:type="dxa"/>
            <w:gridSpan w:val="2"/>
            <w:vAlign w:val="center"/>
            <w:hideMark/>
          </w:tcPr>
          <w:p w14:paraId="31ABFD0E" w14:textId="05A0D8A3" w:rsidR="00375F2D" w:rsidRPr="00D36433" w:rsidRDefault="000C3ABB" w:rsidP="000C3ABB">
            <w:pPr>
              <w:spacing w:line="240" w:lineRule="auto"/>
              <w:jc w:val="center"/>
              <w:rPr>
                <w:rFonts w:ascii="Times New Roman" w:hAnsi="Times New Roman" w:cs="Times New Roman"/>
                <w:noProof/>
                <w:szCs w:val="20"/>
              </w:rPr>
            </w:pPr>
            <w:r>
              <w:rPr>
                <w:rFonts w:ascii="Times New Roman" w:hAnsi="Times New Roman" w:cs="Times New Roman"/>
                <w:noProof/>
                <w:szCs w:val="20"/>
              </w:rPr>
              <w:t xml:space="preserve">   </w:t>
            </w:r>
            <w:r w:rsidR="00375F2D" w:rsidRPr="00D36433">
              <w:rPr>
                <w:rFonts w:ascii="Times New Roman" w:hAnsi="Times New Roman" w:cs="Times New Roman"/>
                <w:noProof/>
                <w:szCs w:val="20"/>
              </w:rPr>
              <w:t>ES3</w:t>
            </w:r>
          </w:p>
        </w:tc>
        <w:tc>
          <w:tcPr>
            <w:tcW w:w="1093" w:type="dxa"/>
            <w:gridSpan w:val="2"/>
            <w:vAlign w:val="center"/>
            <w:hideMark/>
          </w:tcPr>
          <w:p w14:paraId="2E17C2E6" w14:textId="293E3170" w:rsidR="00375F2D" w:rsidRPr="00D36433" w:rsidRDefault="000C3ABB" w:rsidP="000C3ABB">
            <w:pPr>
              <w:spacing w:line="240" w:lineRule="auto"/>
              <w:jc w:val="center"/>
              <w:rPr>
                <w:rFonts w:ascii="Times New Roman" w:hAnsi="Times New Roman" w:cs="Times New Roman"/>
                <w:noProof/>
                <w:szCs w:val="20"/>
              </w:rPr>
            </w:pPr>
            <w:r>
              <w:rPr>
                <w:rFonts w:ascii="Times New Roman" w:hAnsi="Times New Roman" w:cs="Times New Roman"/>
                <w:noProof/>
                <w:szCs w:val="20"/>
              </w:rPr>
              <w:t xml:space="preserve">   </w:t>
            </w:r>
            <w:r w:rsidR="00375F2D" w:rsidRPr="00D36433">
              <w:rPr>
                <w:rFonts w:ascii="Times New Roman" w:hAnsi="Times New Roman" w:cs="Times New Roman"/>
                <w:noProof/>
                <w:szCs w:val="20"/>
              </w:rPr>
              <w:t>ES4</w:t>
            </w:r>
          </w:p>
        </w:tc>
        <w:tc>
          <w:tcPr>
            <w:tcW w:w="1092" w:type="dxa"/>
            <w:gridSpan w:val="2"/>
            <w:vAlign w:val="center"/>
            <w:hideMark/>
          </w:tcPr>
          <w:p w14:paraId="609CCFF6" w14:textId="018448D6" w:rsidR="00375F2D" w:rsidRPr="00D36433" w:rsidRDefault="000C3ABB" w:rsidP="000C3ABB">
            <w:pPr>
              <w:spacing w:line="240" w:lineRule="auto"/>
              <w:jc w:val="center"/>
              <w:rPr>
                <w:rFonts w:ascii="Times New Roman" w:hAnsi="Times New Roman" w:cs="Times New Roman"/>
                <w:noProof/>
                <w:szCs w:val="20"/>
              </w:rPr>
            </w:pPr>
            <w:r>
              <w:rPr>
                <w:rFonts w:ascii="Times New Roman" w:hAnsi="Times New Roman" w:cs="Times New Roman"/>
                <w:noProof/>
                <w:szCs w:val="20"/>
              </w:rPr>
              <w:t xml:space="preserve">   </w:t>
            </w:r>
            <w:r w:rsidR="00375F2D" w:rsidRPr="00D36433">
              <w:rPr>
                <w:rFonts w:ascii="Times New Roman" w:hAnsi="Times New Roman" w:cs="Times New Roman"/>
                <w:noProof/>
                <w:szCs w:val="20"/>
              </w:rPr>
              <w:t>ES5</w:t>
            </w:r>
          </w:p>
        </w:tc>
        <w:tc>
          <w:tcPr>
            <w:tcW w:w="1093" w:type="dxa"/>
            <w:gridSpan w:val="2"/>
            <w:vAlign w:val="center"/>
            <w:hideMark/>
          </w:tcPr>
          <w:p w14:paraId="7AE30B79" w14:textId="38804639" w:rsidR="00375F2D" w:rsidRPr="00D36433" w:rsidRDefault="000C3ABB" w:rsidP="000C3ABB">
            <w:pPr>
              <w:spacing w:line="240" w:lineRule="auto"/>
              <w:jc w:val="center"/>
              <w:rPr>
                <w:rFonts w:ascii="Times New Roman" w:hAnsi="Times New Roman" w:cs="Times New Roman"/>
                <w:noProof/>
                <w:szCs w:val="20"/>
              </w:rPr>
            </w:pPr>
            <w:r>
              <w:rPr>
                <w:rFonts w:ascii="Times New Roman" w:hAnsi="Times New Roman" w:cs="Times New Roman"/>
                <w:noProof/>
                <w:szCs w:val="20"/>
              </w:rPr>
              <w:t xml:space="preserve">   </w:t>
            </w:r>
            <w:r w:rsidR="00375F2D" w:rsidRPr="00D36433">
              <w:rPr>
                <w:rFonts w:ascii="Times New Roman" w:hAnsi="Times New Roman" w:cs="Times New Roman"/>
                <w:noProof/>
                <w:szCs w:val="20"/>
              </w:rPr>
              <w:t>ES6</w:t>
            </w:r>
          </w:p>
        </w:tc>
        <w:tc>
          <w:tcPr>
            <w:tcW w:w="1093" w:type="dxa"/>
            <w:gridSpan w:val="2"/>
            <w:vAlign w:val="center"/>
            <w:hideMark/>
          </w:tcPr>
          <w:p w14:paraId="733C0B81" w14:textId="3CC10538" w:rsidR="00375F2D" w:rsidRPr="00D36433" w:rsidRDefault="000C3ABB" w:rsidP="000C3ABB">
            <w:pPr>
              <w:spacing w:line="240" w:lineRule="auto"/>
              <w:jc w:val="center"/>
              <w:rPr>
                <w:rFonts w:ascii="Times New Roman" w:hAnsi="Times New Roman" w:cs="Times New Roman"/>
                <w:noProof/>
                <w:szCs w:val="20"/>
              </w:rPr>
            </w:pPr>
            <w:r>
              <w:rPr>
                <w:rFonts w:ascii="Times New Roman" w:hAnsi="Times New Roman" w:cs="Times New Roman"/>
                <w:noProof/>
                <w:szCs w:val="20"/>
              </w:rPr>
              <w:t xml:space="preserve">   </w:t>
            </w:r>
            <w:r w:rsidR="00375F2D" w:rsidRPr="00D36433">
              <w:rPr>
                <w:rFonts w:ascii="Times New Roman" w:hAnsi="Times New Roman" w:cs="Times New Roman"/>
                <w:noProof/>
                <w:szCs w:val="20"/>
              </w:rPr>
              <w:t>ES7</w:t>
            </w:r>
          </w:p>
        </w:tc>
        <w:tc>
          <w:tcPr>
            <w:tcW w:w="1093" w:type="dxa"/>
            <w:gridSpan w:val="2"/>
            <w:vAlign w:val="center"/>
            <w:hideMark/>
          </w:tcPr>
          <w:p w14:paraId="61923917" w14:textId="6B301157" w:rsidR="00375F2D" w:rsidRPr="00D36433" w:rsidRDefault="000C3ABB" w:rsidP="000C3ABB">
            <w:pPr>
              <w:spacing w:line="240" w:lineRule="auto"/>
              <w:jc w:val="center"/>
              <w:rPr>
                <w:rFonts w:ascii="Times New Roman" w:hAnsi="Times New Roman" w:cs="Times New Roman"/>
                <w:noProof/>
                <w:szCs w:val="20"/>
              </w:rPr>
            </w:pPr>
            <w:r>
              <w:rPr>
                <w:rFonts w:ascii="Times New Roman" w:hAnsi="Times New Roman" w:cs="Times New Roman"/>
                <w:noProof/>
                <w:szCs w:val="20"/>
              </w:rPr>
              <w:t xml:space="preserve">   </w:t>
            </w:r>
            <w:r w:rsidR="00375F2D" w:rsidRPr="00D36433">
              <w:rPr>
                <w:rFonts w:ascii="Times New Roman" w:hAnsi="Times New Roman" w:cs="Times New Roman"/>
                <w:noProof/>
                <w:szCs w:val="20"/>
              </w:rPr>
              <w:t>ES8</w:t>
            </w:r>
          </w:p>
        </w:tc>
      </w:tr>
      <w:tr w:rsidR="00375F2D" w:rsidRPr="00D36433" w14:paraId="2898DB95" w14:textId="77777777" w:rsidTr="000C3ABB">
        <w:trPr>
          <w:cantSplit/>
          <w:trHeight w:val="1134"/>
        </w:trPr>
        <w:tc>
          <w:tcPr>
            <w:tcW w:w="426" w:type="dxa"/>
            <w:gridSpan w:val="2"/>
            <w:textDirection w:val="btLr"/>
            <w:vAlign w:val="center"/>
            <w:hideMark/>
          </w:tcPr>
          <w:p w14:paraId="74761273" w14:textId="77777777" w:rsidR="00375F2D" w:rsidRPr="00D36433" w:rsidRDefault="00375F2D" w:rsidP="000C3ABB">
            <w:pPr>
              <w:spacing w:line="240" w:lineRule="auto"/>
              <w:ind w:left="113" w:right="113"/>
              <w:jc w:val="center"/>
              <w:rPr>
                <w:rFonts w:ascii="Times New Roman" w:hAnsi="Times New Roman" w:cs="Times New Roman"/>
                <w:noProof/>
                <w:szCs w:val="20"/>
              </w:rPr>
            </w:pPr>
            <w:r w:rsidRPr="00D36433">
              <w:rPr>
                <w:rFonts w:ascii="Times New Roman" w:hAnsi="Times New Roman" w:cs="Times New Roman"/>
                <w:noProof/>
                <w:szCs w:val="20"/>
              </w:rPr>
              <w:t>NM</w:t>
            </w:r>
          </w:p>
        </w:tc>
        <w:tc>
          <w:tcPr>
            <w:tcW w:w="1075" w:type="dxa"/>
            <w:gridSpan w:val="2"/>
            <w:vAlign w:val="center"/>
            <w:hideMark/>
          </w:tcPr>
          <w:p w14:paraId="70AEC8D3" w14:textId="77777777" w:rsidR="00375F2D" w:rsidRPr="00D36433" w:rsidRDefault="00375F2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16CDE046" wp14:editId="6012ACF6">
                  <wp:extent cx="645160" cy="645160"/>
                  <wp:effectExtent l="0" t="0" r="2540" b="2540"/>
                  <wp:docPr id="96" name="그림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7C5B3B03" w14:textId="67DFDCA4"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12206D6D" wp14:editId="34BB7BB1">
                  <wp:extent cx="645160" cy="645160"/>
                  <wp:effectExtent l="0" t="0" r="2540" b="2540"/>
                  <wp:docPr id="105" name="그림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52F3E5BD" w14:textId="6CA4D1AC"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0A0CAC33" wp14:editId="64C5C735">
                  <wp:extent cx="645160" cy="645160"/>
                  <wp:effectExtent l="0" t="0" r="2540" b="2540"/>
                  <wp:docPr id="106" name="그림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71C1630B" w14:textId="2B7700B1"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0F6243AC" wp14:editId="7910F778">
                  <wp:extent cx="645160" cy="645160"/>
                  <wp:effectExtent l="0" t="0" r="2540" b="2540"/>
                  <wp:docPr id="107" name="그림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23017F9B" w14:textId="641397DE"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5EB615E2" wp14:editId="4368AA89">
                  <wp:extent cx="645160" cy="645160"/>
                  <wp:effectExtent l="0" t="0" r="2540" b="2540"/>
                  <wp:docPr id="108" name="그림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0B891249" w14:textId="2085219A"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2E66C745" wp14:editId="73A7B6A6">
                  <wp:extent cx="645160" cy="645160"/>
                  <wp:effectExtent l="0" t="0" r="2540" b="2540"/>
                  <wp:docPr id="109" name="그림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248F3E1B" w14:textId="3AA216E4"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77550B81" wp14:editId="5ABA7418">
                  <wp:extent cx="645160" cy="645160"/>
                  <wp:effectExtent l="0" t="0" r="2540" b="2540"/>
                  <wp:docPr id="110" name="그림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vAlign w:val="center"/>
            <w:hideMark/>
          </w:tcPr>
          <w:p w14:paraId="264E6581" w14:textId="01D18F00"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5F679803" wp14:editId="507666FF">
                  <wp:extent cx="645160" cy="645160"/>
                  <wp:effectExtent l="0" t="0" r="2540" b="2540"/>
                  <wp:docPr id="111" name="그림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r>
      <w:tr w:rsidR="00375F2D" w:rsidRPr="00D36433" w14:paraId="3286C854" w14:textId="77777777" w:rsidTr="000C3ABB">
        <w:trPr>
          <w:cantSplit/>
          <w:trHeight w:val="1134"/>
        </w:trPr>
        <w:tc>
          <w:tcPr>
            <w:tcW w:w="426" w:type="dxa"/>
            <w:gridSpan w:val="2"/>
            <w:textDirection w:val="btLr"/>
            <w:vAlign w:val="center"/>
            <w:hideMark/>
          </w:tcPr>
          <w:p w14:paraId="0B2CB52E" w14:textId="77777777" w:rsidR="00375F2D" w:rsidRPr="00D36433" w:rsidRDefault="00375F2D" w:rsidP="000C3ABB">
            <w:pPr>
              <w:spacing w:line="240" w:lineRule="auto"/>
              <w:ind w:left="113" w:right="113"/>
              <w:jc w:val="center"/>
              <w:rPr>
                <w:rFonts w:ascii="Times New Roman" w:hAnsi="Times New Roman" w:cs="Times New Roman"/>
                <w:noProof/>
                <w:szCs w:val="20"/>
              </w:rPr>
            </w:pPr>
            <w:r w:rsidRPr="00D36433">
              <w:rPr>
                <w:rFonts w:ascii="Times New Roman" w:hAnsi="Times New Roman" w:cs="Times New Roman"/>
                <w:noProof/>
                <w:szCs w:val="20"/>
              </w:rPr>
              <w:t>IDWA</w:t>
            </w:r>
          </w:p>
        </w:tc>
        <w:tc>
          <w:tcPr>
            <w:tcW w:w="1075" w:type="dxa"/>
            <w:gridSpan w:val="2"/>
            <w:vAlign w:val="center"/>
            <w:hideMark/>
          </w:tcPr>
          <w:p w14:paraId="4D2F5537" w14:textId="62E12DD0"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73A75D5A" wp14:editId="1D3D0F1C">
                  <wp:extent cx="645160" cy="645160"/>
                  <wp:effectExtent l="0" t="0" r="2540" b="2540"/>
                  <wp:docPr id="113" name="그림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2BE4FEF7" w14:textId="341FFE0C"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4A61D652" wp14:editId="2D257414">
                  <wp:extent cx="645160" cy="645160"/>
                  <wp:effectExtent l="0" t="0" r="2540" b="2540"/>
                  <wp:docPr id="128" name="그림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0B16175C" w14:textId="21EC8B05"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0A9DF48B" wp14:editId="362E34BC">
                  <wp:extent cx="645160" cy="645160"/>
                  <wp:effectExtent l="0" t="0" r="2540" b="2540"/>
                  <wp:docPr id="138" name="그림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698ADECA" w14:textId="1559DDDD"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33A135D0" wp14:editId="0E9ECB50">
                  <wp:extent cx="645160" cy="645160"/>
                  <wp:effectExtent l="0" t="0" r="2540" b="2540"/>
                  <wp:docPr id="146" name="그림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0F91D855" w14:textId="77777777" w:rsidR="00375F2D" w:rsidRPr="00D36433" w:rsidRDefault="00375F2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0039788F" wp14:editId="2369E609">
                  <wp:extent cx="607060" cy="607060"/>
                  <wp:effectExtent l="0" t="0" r="2540" b="2540"/>
                  <wp:docPr id="84" name="그림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39"/>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607060" cy="607060"/>
                          </a:xfrm>
                          <a:prstGeom prst="rect">
                            <a:avLst/>
                          </a:prstGeom>
                          <a:noFill/>
                          <a:ln>
                            <a:noFill/>
                          </a:ln>
                        </pic:spPr>
                      </pic:pic>
                    </a:graphicData>
                  </a:graphic>
                </wp:inline>
              </w:drawing>
            </w:r>
          </w:p>
        </w:tc>
        <w:tc>
          <w:tcPr>
            <w:tcW w:w="1075" w:type="dxa"/>
            <w:gridSpan w:val="2"/>
            <w:vAlign w:val="center"/>
            <w:hideMark/>
          </w:tcPr>
          <w:p w14:paraId="6924EC66" w14:textId="71DEBA58" w:rsidR="00375F2D" w:rsidRPr="00D36433" w:rsidRDefault="009F1999">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089FA7A6" wp14:editId="0DC210AD">
                  <wp:extent cx="645160" cy="645160"/>
                  <wp:effectExtent l="0" t="0" r="2540" b="2540"/>
                  <wp:docPr id="154" name="그림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488DF5BF" w14:textId="77777777" w:rsidR="00375F2D" w:rsidRPr="00D36433" w:rsidRDefault="00375F2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7716C0A0" wp14:editId="21584122">
                  <wp:extent cx="607060" cy="607060"/>
                  <wp:effectExtent l="0" t="0" r="2540" b="2540"/>
                  <wp:docPr id="82" name="그림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53"/>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607060" cy="607060"/>
                          </a:xfrm>
                          <a:prstGeom prst="rect">
                            <a:avLst/>
                          </a:prstGeom>
                          <a:noFill/>
                          <a:ln>
                            <a:noFill/>
                          </a:ln>
                        </pic:spPr>
                      </pic:pic>
                    </a:graphicData>
                  </a:graphic>
                </wp:inline>
              </w:drawing>
            </w:r>
          </w:p>
        </w:tc>
        <w:tc>
          <w:tcPr>
            <w:tcW w:w="1075" w:type="dxa"/>
            <w:vAlign w:val="center"/>
            <w:hideMark/>
          </w:tcPr>
          <w:p w14:paraId="0919816C" w14:textId="2FB93D5B" w:rsidR="00375F2D" w:rsidRPr="00D36433" w:rsidRDefault="003F6F03">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70739C14" wp14:editId="455A19E1">
                  <wp:extent cx="645160" cy="645160"/>
                  <wp:effectExtent l="0" t="0" r="2540" b="2540"/>
                  <wp:docPr id="162" name="그림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r>
      <w:tr w:rsidR="00375F2D" w:rsidRPr="00D36433" w14:paraId="1215F9EF" w14:textId="77777777" w:rsidTr="000C3ABB">
        <w:trPr>
          <w:cantSplit/>
          <w:trHeight w:val="1134"/>
        </w:trPr>
        <w:tc>
          <w:tcPr>
            <w:tcW w:w="426" w:type="dxa"/>
            <w:gridSpan w:val="2"/>
            <w:textDirection w:val="btLr"/>
            <w:vAlign w:val="center"/>
            <w:hideMark/>
          </w:tcPr>
          <w:p w14:paraId="77C00BEA" w14:textId="77777777" w:rsidR="00375F2D" w:rsidRPr="00D36433" w:rsidRDefault="00375F2D" w:rsidP="000C3ABB">
            <w:pPr>
              <w:spacing w:line="240" w:lineRule="auto"/>
              <w:ind w:left="113" w:right="113"/>
              <w:jc w:val="center"/>
              <w:rPr>
                <w:rFonts w:ascii="Times New Roman" w:hAnsi="Times New Roman" w:cs="Times New Roman"/>
                <w:noProof/>
                <w:szCs w:val="20"/>
              </w:rPr>
            </w:pPr>
            <w:r w:rsidRPr="00D36433">
              <w:rPr>
                <w:rFonts w:ascii="Times New Roman" w:hAnsi="Times New Roman" w:cs="Times New Roman"/>
                <w:noProof/>
                <w:szCs w:val="20"/>
              </w:rPr>
              <w:t>LUR</w:t>
            </w:r>
          </w:p>
        </w:tc>
        <w:tc>
          <w:tcPr>
            <w:tcW w:w="1075" w:type="dxa"/>
            <w:gridSpan w:val="2"/>
            <w:vAlign w:val="center"/>
            <w:hideMark/>
          </w:tcPr>
          <w:p w14:paraId="1D960233" w14:textId="2E8AEA7E"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2252BF90" wp14:editId="30C59660">
                  <wp:extent cx="645160" cy="645160"/>
                  <wp:effectExtent l="0" t="0" r="2540" b="2540"/>
                  <wp:docPr id="114" name="그림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1EDF317A" w14:textId="199C3564"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18B90197" wp14:editId="34F00B4F">
                  <wp:extent cx="645160" cy="645160"/>
                  <wp:effectExtent l="0" t="0" r="2540" b="2540"/>
                  <wp:docPr id="129" name="그림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7379CBB7" w14:textId="0B4FF527"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157C8827" wp14:editId="4ABB443D">
                  <wp:extent cx="645160" cy="645160"/>
                  <wp:effectExtent l="0" t="0" r="2540" b="2540"/>
                  <wp:docPr id="139" name="그림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228926BD" w14:textId="0E91329C"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734F511A" wp14:editId="31E270D8">
                  <wp:extent cx="645160" cy="645160"/>
                  <wp:effectExtent l="0" t="0" r="2540" b="2540"/>
                  <wp:docPr id="147" name="그림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029FF2DC" w14:textId="77777777" w:rsidR="00375F2D" w:rsidRPr="00D36433" w:rsidRDefault="00375F2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77ADC110" wp14:editId="1E905AB3">
                  <wp:extent cx="607060" cy="607060"/>
                  <wp:effectExtent l="0" t="0" r="2540" b="2540"/>
                  <wp:docPr id="76" name="그림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40"/>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607060" cy="607060"/>
                          </a:xfrm>
                          <a:prstGeom prst="rect">
                            <a:avLst/>
                          </a:prstGeom>
                          <a:noFill/>
                          <a:ln>
                            <a:noFill/>
                          </a:ln>
                        </pic:spPr>
                      </pic:pic>
                    </a:graphicData>
                  </a:graphic>
                </wp:inline>
              </w:drawing>
            </w:r>
          </w:p>
        </w:tc>
        <w:tc>
          <w:tcPr>
            <w:tcW w:w="1075" w:type="dxa"/>
            <w:gridSpan w:val="2"/>
            <w:vAlign w:val="center"/>
            <w:hideMark/>
          </w:tcPr>
          <w:p w14:paraId="4D349F5D" w14:textId="46440833" w:rsidR="00375F2D" w:rsidRPr="00D36433" w:rsidRDefault="009F1999">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3AFB5A3B" wp14:editId="5DCAFDB7">
                  <wp:extent cx="645160" cy="645160"/>
                  <wp:effectExtent l="0" t="0" r="2540" b="2540"/>
                  <wp:docPr id="155" name="그림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76D28A87" w14:textId="77777777" w:rsidR="00375F2D" w:rsidRPr="00D36433" w:rsidRDefault="00375F2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468F3447" wp14:editId="6DC4D3E1">
                  <wp:extent cx="607060" cy="607060"/>
                  <wp:effectExtent l="0" t="0" r="2540" b="2540"/>
                  <wp:docPr id="74" name="그림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54"/>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607060" cy="607060"/>
                          </a:xfrm>
                          <a:prstGeom prst="rect">
                            <a:avLst/>
                          </a:prstGeom>
                          <a:noFill/>
                          <a:ln>
                            <a:noFill/>
                          </a:ln>
                        </pic:spPr>
                      </pic:pic>
                    </a:graphicData>
                  </a:graphic>
                </wp:inline>
              </w:drawing>
            </w:r>
          </w:p>
        </w:tc>
        <w:tc>
          <w:tcPr>
            <w:tcW w:w="1075" w:type="dxa"/>
            <w:vAlign w:val="center"/>
            <w:hideMark/>
          </w:tcPr>
          <w:p w14:paraId="0619426D" w14:textId="3692FE67" w:rsidR="00375F2D" w:rsidRPr="00D36433" w:rsidRDefault="003F6F03">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40367E06" wp14:editId="01C98455">
                  <wp:extent cx="645160" cy="645160"/>
                  <wp:effectExtent l="0" t="0" r="2540" b="2540"/>
                  <wp:docPr id="163" name="그림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r>
      <w:tr w:rsidR="00375F2D" w:rsidRPr="00D36433" w14:paraId="317A989F" w14:textId="77777777" w:rsidTr="000C3ABB">
        <w:trPr>
          <w:cantSplit/>
          <w:trHeight w:val="1134"/>
        </w:trPr>
        <w:tc>
          <w:tcPr>
            <w:tcW w:w="426" w:type="dxa"/>
            <w:gridSpan w:val="2"/>
            <w:textDirection w:val="btLr"/>
            <w:vAlign w:val="center"/>
            <w:hideMark/>
          </w:tcPr>
          <w:p w14:paraId="70221159" w14:textId="77777777" w:rsidR="00375F2D" w:rsidRPr="00D36433" w:rsidRDefault="00375F2D" w:rsidP="000C3ABB">
            <w:pPr>
              <w:spacing w:line="240" w:lineRule="auto"/>
              <w:ind w:left="113" w:right="113"/>
              <w:jc w:val="center"/>
              <w:rPr>
                <w:rFonts w:ascii="Times New Roman" w:hAnsi="Times New Roman" w:cs="Times New Roman"/>
                <w:noProof/>
                <w:szCs w:val="20"/>
              </w:rPr>
            </w:pPr>
            <w:r w:rsidRPr="00D36433">
              <w:rPr>
                <w:rFonts w:ascii="Times New Roman" w:hAnsi="Times New Roman" w:cs="Times New Roman"/>
                <w:noProof/>
                <w:szCs w:val="20"/>
              </w:rPr>
              <w:t>UK</w:t>
            </w:r>
          </w:p>
        </w:tc>
        <w:tc>
          <w:tcPr>
            <w:tcW w:w="1075" w:type="dxa"/>
            <w:gridSpan w:val="2"/>
            <w:vAlign w:val="center"/>
            <w:hideMark/>
          </w:tcPr>
          <w:p w14:paraId="66008721" w14:textId="56A12677"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7F4D96EB" wp14:editId="2B03365B">
                  <wp:extent cx="645160" cy="645160"/>
                  <wp:effectExtent l="0" t="0" r="2540" b="2540"/>
                  <wp:docPr id="115" name="그림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3D4CEA4F" w14:textId="527B0D0B"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55B03B88" wp14:editId="17337C73">
                  <wp:extent cx="645160" cy="645160"/>
                  <wp:effectExtent l="0" t="0" r="2540" b="2540"/>
                  <wp:docPr id="130" name="그림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4AC5B310" w14:textId="719916A7"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19070A45" wp14:editId="608FF4F2">
                  <wp:extent cx="645160" cy="645160"/>
                  <wp:effectExtent l="0" t="0" r="2540" b="2540"/>
                  <wp:docPr id="140" name="그림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1D7348E7" w14:textId="43074583"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0902981F" wp14:editId="1EC9A432">
                  <wp:extent cx="645160" cy="645160"/>
                  <wp:effectExtent l="0" t="0" r="2540" b="2540"/>
                  <wp:docPr id="148" name="그림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6AC08275" w14:textId="77777777" w:rsidR="00375F2D" w:rsidRPr="00D36433" w:rsidRDefault="00375F2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7314836D" wp14:editId="12AE0B16">
                  <wp:extent cx="607060" cy="607060"/>
                  <wp:effectExtent l="0" t="0" r="2540" b="2540"/>
                  <wp:docPr id="68" name="그림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41"/>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607060" cy="607060"/>
                          </a:xfrm>
                          <a:prstGeom prst="rect">
                            <a:avLst/>
                          </a:prstGeom>
                          <a:noFill/>
                          <a:ln>
                            <a:noFill/>
                          </a:ln>
                        </pic:spPr>
                      </pic:pic>
                    </a:graphicData>
                  </a:graphic>
                </wp:inline>
              </w:drawing>
            </w:r>
          </w:p>
        </w:tc>
        <w:tc>
          <w:tcPr>
            <w:tcW w:w="1075" w:type="dxa"/>
            <w:gridSpan w:val="2"/>
            <w:vAlign w:val="center"/>
            <w:hideMark/>
          </w:tcPr>
          <w:p w14:paraId="7659B9B6" w14:textId="163EEA97" w:rsidR="00375F2D" w:rsidRPr="00D36433" w:rsidRDefault="009F1999">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06BA69AB" wp14:editId="3B44A08D">
                  <wp:extent cx="645160" cy="645160"/>
                  <wp:effectExtent l="0" t="0" r="2540" b="2540"/>
                  <wp:docPr id="156" name="그림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6B367AF1" w14:textId="77777777" w:rsidR="00375F2D" w:rsidRPr="00D36433" w:rsidRDefault="00375F2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7D40BB85" wp14:editId="29329AD3">
                  <wp:extent cx="607060" cy="607060"/>
                  <wp:effectExtent l="0" t="0" r="2540" b="2540"/>
                  <wp:docPr id="66" name="그림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55"/>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607060" cy="607060"/>
                          </a:xfrm>
                          <a:prstGeom prst="rect">
                            <a:avLst/>
                          </a:prstGeom>
                          <a:noFill/>
                          <a:ln>
                            <a:noFill/>
                          </a:ln>
                        </pic:spPr>
                      </pic:pic>
                    </a:graphicData>
                  </a:graphic>
                </wp:inline>
              </w:drawing>
            </w:r>
          </w:p>
        </w:tc>
        <w:tc>
          <w:tcPr>
            <w:tcW w:w="1075" w:type="dxa"/>
            <w:vAlign w:val="center"/>
            <w:hideMark/>
          </w:tcPr>
          <w:p w14:paraId="24176B42" w14:textId="6BFF8940" w:rsidR="00375F2D" w:rsidRPr="00D36433" w:rsidRDefault="003F6F03">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454152B6" wp14:editId="6B0488FA">
                  <wp:extent cx="645160" cy="645160"/>
                  <wp:effectExtent l="0" t="0" r="2540" b="2540"/>
                  <wp:docPr id="164" name="그림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r>
      <w:tr w:rsidR="00375F2D" w:rsidRPr="00D36433" w14:paraId="3DCB06A3" w14:textId="77777777" w:rsidTr="000C3ABB">
        <w:trPr>
          <w:cantSplit/>
          <w:trHeight w:val="1134"/>
        </w:trPr>
        <w:tc>
          <w:tcPr>
            <w:tcW w:w="426" w:type="dxa"/>
            <w:gridSpan w:val="2"/>
            <w:textDirection w:val="btLr"/>
            <w:vAlign w:val="center"/>
            <w:hideMark/>
          </w:tcPr>
          <w:p w14:paraId="473DD6D7" w14:textId="77777777" w:rsidR="00375F2D" w:rsidRPr="00D36433" w:rsidRDefault="00375F2D" w:rsidP="000C3ABB">
            <w:pPr>
              <w:spacing w:line="240" w:lineRule="auto"/>
              <w:ind w:left="113" w:right="113"/>
              <w:jc w:val="center"/>
              <w:rPr>
                <w:rFonts w:ascii="Times New Roman" w:hAnsi="Times New Roman" w:cs="Times New Roman"/>
                <w:noProof/>
                <w:szCs w:val="20"/>
              </w:rPr>
            </w:pPr>
            <w:r w:rsidRPr="00D36433">
              <w:rPr>
                <w:rFonts w:ascii="Times New Roman" w:hAnsi="Times New Roman" w:cs="Times New Roman"/>
                <w:noProof/>
                <w:szCs w:val="20"/>
              </w:rPr>
              <w:t>AA</w:t>
            </w:r>
          </w:p>
        </w:tc>
        <w:tc>
          <w:tcPr>
            <w:tcW w:w="1075" w:type="dxa"/>
            <w:gridSpan w:val="2"/>
            <w:vAlign w:val="center"/>
            <w:hideMark/>
          </w:tcPr>
          <w:p w14:paraId="2A67D019" w14:textId="47F4ABA9"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106A4B43" wp14:editId="33D012EF">
                  <wp:extent cx="645160" cy="645160"/>
                  <wp:effectExtent l="0" t="0" r="2540" b="2540"/>
                  <wp:docPr id="119" name="그림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6BA70853" w14:textId="006F18B2"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411323C1" wp14:editId="7769A7E3">
                  <wp:extent cx="645160" cy="645160"/>
                  <wp:effectExtent l="0" t="0" r="2540" b="2540"/>
                  <wp:docPr id="131" name="그림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01F74FAB" w14:textId="22A88473"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35EDE487" wp14:editId="378F5637">
                  <wp:extent cx="645160" cy="645160"/>
                  <wp:effectExtent l="0" t="0" r="2540" b="2540"/>
                  <wp:docPr id="141" name="그림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07B7FBD0" w14:textId="6A1AC961"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20AC7411" wp14:editId="588B6636">
                  <wp:extent cx="645160" cy="645160"/>
                  <wp:effectExtent l="0" t="0" r="2540" b="2540"/>
                  <wp:docPr id="149" name="그림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3843FFE1" w14:textId="77777777" w:rsidR="00375F2D" w:rsidRPr="00D36433" w:rsidRDefault="00375F2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0469DB39" wp14:editId="33C94FEF">
                  <wp:extent cx="607060" cy="607060"/>
                  <wp:effectExtent l="0" t="0" r="2540" b="2540"/>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42"/>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607060" cy="607060"/>
                          </a:xfrm>
                          <a:prstGeom prst="rect">
                            <a:avLst/>
                          </a:prstGeom>
                          <a:noFill/>
                          <a:ln>
                            <a:noFill/>
                          </a:ln>
                        </pic:spPr>
                      </pic:pic>
                    </a:graphicData>
                  </a:graphic>
                </wp:inline>
              </w:drawing>
            </w:r>
          </w:p>
        </w:tc>
        <w:tc>
          <w:tcPr>
            <w:tcW w:w="1075" w:type="dxa"/>
            <w:gridSpan w:val="2"/>
            <w:vAlign w:val="center"/>
            <w:hideMark/>
          </w:tcPr>
          <w:p w14:paraId="23BC36BE" w14:textId="023B2794" w:rsidR="00375F2D" w:rsidRPr="00D36433" w:rsidRDefault="009F1999">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326A0A4B" wp14:editId="69C7382D">
                  <wp:extent cx="645160" cy="645160"/>
                  <wp:effectExtent l="0" t="0" r="2540" b="2540"/>
                  <wp:docPr id="157" name="그림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068CE3AE" w14:textId="77777777" w:rsidR="00375F2D" w:rsidRPr="00D36433" w:rsidRDefault="00375F2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17778EEC" wp14:editId="07CD7205">
                  <wp:extent cx="607060" cy="607060"/>
                  <wp:effectExtent l="0" t="0" r="2540" b="2540"/>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56"/>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607060" cy="607060"/>
                          </a:xfrm>
                          <a:prstGeom prst="rect">
                            <a:avLst/>
                          </a:prstGeom>
                          <a:noFill/>
                          <a:ln>
                            <a:noFill/>
                          </a:ln>
                        </pic:spPr>
                      </pic:pic>
                    </a:graphicData>
                  </a:graphic>
                </wp:inline>
              </w:drawing>
            </w:r>
          </w:p>
        </w:tc>
        <w:tc>
          <w:tcPr>
            <w:tcW w:w="1075" w:type="dxa"/>
            <w:vAlign w:val="center"/>
            <w:hideMark/>
          </w:tcPr>
          <w:p w14:paraId="660736B7" w14:textId="77777777" w:rsidR="00375F2D" w:rsidRPr="00D36433" w:rsidRDefault="00375F2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41FC0652" wp14:editId="53B8C257">
                  <wp:extent cx="607060" cy="607060"/>
                  <wp:effectExtent l="0" t="0" r="2540" b="2540"/>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64"/>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607060" cy="607060"/>
                          </a:xfrm>
                          <a:prstGeom prst="rect">
                            <a:avLst/>
                          </a:prstGeom>
                          <a:noFill/>
                          <a:ln>
                            <a:noFill/>
                          </a:ln>
                        </pic:spPr>
                      </pic:pic>
                    </a:graphicData>
                  </a:graphic>
                </wp:inline>
              </w:drawing>
            </w:r>
          </w:p>
        </w:tc>
      </w:tr>
      <w:tr w:rsidR="00375F2D" w:rsidRPr="00D36433" w14:paraId="6B291D8E" w14:textId="77777777" w:rsidTr="000C3ABB">
        <w:trPr>
          <w:cantSplit/>
          <w:trHeight w:val="1134"/>
        </w:trPr>
        <w:tc>
          <w:tcPr>
            <w:tcW w:w="426" w:type="dxa"/>
            <w:gridSpan w:val="2"/>
            <w:textDirection w:val="btLr"/>
            <w:vAlign w:val="center"/>
            <w:hideMark/>
          </w:tcPr>
          <w:p w14:paraId="30CA743B" w14:textId="77777777" w:rsidR="00375F2D" w:rsidRPr="00D36433" w:rsidRDefault="00375F2D" w:rsidP="000C3ABB">
            <w:pPr>
              <w:spacing w:line="240" w:lineRule="auto"/>
              <w:ind w:left="113" w:right="113"/>
              <w:jc w:val="center"/>
              <w:rPr>
                <w:rFonts w:ascii="Times New Roman" w:hAnsi="Times New Roman" w:cs="Times New Roman"/>
                <w:noProof/>
                <w:szCs w:val="20"/>
              </w:rPr>
            </w:pPr>
            <w:r w:rsidRPr="00D36433">
              <w:rPr>
                <w:rFonts w:ascii="Times New Roman" w:hAnsi="Times New Roman" w:cs="Times New Roman"/>
                <w:noProof/>
                <w:szCs w:val="20"/>
              </w:rPr>
              <w:t>UKD</w:t>
            </w:r>
          </w:p>
        </w:tc>
        <w:tc>
          <w:tcPr>
            <w:tcW w:w="1075" w:type="dxa"/>
            <w:gridSpan w:val="2"/>
            <w:vAlign w:val="center"/>
            <w:hideMark/>
          </w:tcPr>
          <w:p w14:paraId="61D9CD2E" w14:textId="3B1DBFE3"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7F5732C4" wp14:editId="7BE5A988">
                  <wp:extent cx="645160" cy="645160"/>
                  <wp:effectExtent l="0" t="0" r="2540" b="2540"/>
                  <wp:docPr id="120" name="그림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7BA13E11" w14:textId="1D012FF3"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51992F8E" wp14:editId="32CFA4AA">
                  <wp:extent cx="645160" cy="645160"/>
                  <wp:effectExtent l="0" t="0" r="2540" b="2540"/>
                  <wp:docPr id="132" name="그림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73D702A4" w14:textId="6F48620A"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46E5FDE3" wp14:editId="2E73A410">
                  <wp:extent cx="645160" cy="645160"/>
                  <wp:effectExtent l="0" t="0" r="2540" b="2540"/>
                  <wp:docPr id="142" name="그림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1A8D4025" w14:textId="7309046E"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3BFBEE11" wp14:editId="2D5A23DD">
                  <wp:extent cx="645160" cy="645160"/>
                  <wp:effectExtent l="0" t="0" r="2540" b="2540"/>
                  <wp:docPr id="150" name="그림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37E29AF1" w14:textId="77777777" w:rsidR="00375F2D" w:rsidRPr="00D36433" w:rsidRDefault="00375F2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0CEBA5AA" wp14:editId="6ED6AFE7">
                  <wp:extent cx="607060" cy="607060"/>
                  <wp:effectExtent l="0" t="0" r="2540" b="254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43"/>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607060" cy="607060"/>
                          </a:xfrm>
                          <a:prstGeom prst="rect">
                            <a:avLst/>
                          </a:prstGeom>
                          <a:noFill/>
                          <a:ln>
                            <a:noFill/>
                          </a:ln>
                        </pic:spPr>
                      </pic:pic>
                    </a:graphicData>
                  </a:graphic>
                </wp:inline>
              </w:drawing>
            </w:r>
          </w:p>
        </w:tc>
        <w:tc>
          <w:tcPr>
            <w:tcW w:w="1075" w:type="dxa"/>
            <w:gridSpan w:val="2"/>
            <w:vAlign w:val="center"/>
            <w:hideMark/>
          </w:tcPr>
          <w:p w14:paraId="0B5EDEAE" w14:textId="7CB05C27" w:rsidR="00375F2D" w:rsidRPr="00D36433" w:rsidRDefault="009F1999">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14CC3516" wp14:editId="4A9A1895">
                  <wp:extent cx="645160" cy="645160"/>
                  <wp:effectExtent l="0" t="0" r="2540" b="2540"/>
                  <wp:docPr id="158" name="그림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5191657E" w14:textId="77777777" w:rsidR="00375F2D" w:rsidRPr="00D36433" w:rsidRDefault="00375F2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0A1E0F20" wp14:editId="5AF150B8">
                  <wp:extent cx="607060" cy="607060"/>
                  <wp:effectExtent l="0" t="0" r="2540" b="2540"/>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57"/>
                          <pic:cNvPicPr>
                            <a:picLocks noChangeAspect="1" noChangeArrowheads="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607060" cy="607060"/>
                          </a:xfrm>
                          <a:prstGeom prst="rect">
                            <a:avLst/>
                          </a:prstGeom>
                          <a:noFill/>
                          <a:ln>
                            <a:noFill/>
                          </a:ln>
                        </pic:spPr>
                      </pic:pic>
                    </a:graphicData>
                  </a:graphic>
                </wp:inline>
              </w:drawing>
            </w:r>
          </w:p>
        </w:tc>
        <w:tc>
          <w:tcPr>
            <w:tcW w:w="1075" w:type="dxa"/>
            <w:vAlign w:val="center"/>
            <w:hideMark/>
          </w:tcPr>
          <w:p w14:paraId="51EF7A06" w14:textId="77777777" w:rsidR="00375F2D" w:rsidRPr="00D36433" w:rsidRDefault="00375F2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5E964E3C" wp14:editId="2CF1CB0B">
                  <wp:extent cx="607060" cy="607060"/>
                  <wp:effectExtent l="0" t="0" r="2540" b="254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65"/>
                          <pic:cNvPicPr>
                            <a:picLocks noChangeAspect="1" noChangeArrowheads="1"/>
                          </pic:cNvPicPr>
                        </pic:nvPicPr>
                        <pic:blipFill>
                          <a:blip r:embed="rId71" cstate="print">
                            <a:extLst>
                              <a:ext uri="{28A0092B-C50C-407E-A947-70E740481C1C}">
                                <a14:useLocalDpi xmlns:a14="http://schemas.microsoft.com/office/drawing/2010/main" val="0"/>
                              </a:ext>
                            </a:extLst>
                          </a:blip>
                          <a:stretch>
                            <a:fillRect/>
                          </a:stretch>
                        </pic:blipFill>
                        <pic:spPr bwMode="auto">
                          <a:xfrm>
                            <a:off x="0" y="0"/>
                            <a:ext cx="607060" cy="607060"/>
                          </a:xfrm>
                          <a:prstGeom prst="rect">
                            <a:avLst/>
                          </a:prstGeom>
                          <a:noFill/>
                          <a:ln>
                            <a:noFill/>
                          </a:ln>
                        </pic:spPr>
                      </pic:pic>
                    </a:graphicData>
                  </a:graphic>
                </wp:inline>
              </w:drawing>
            </w:r>
          </w:p>
        </w:tc>
      </w:tr>
      <w:tr w:rsidR="00375F2D" w:rsidRPr="00D36433" w14:paraId="2771F8D6" w14:textId="77777777" w:rsidTr="000C3ABB">
        <w:trPr>
          <w:cantSplit/>
          <w:trHeight w:val="1134"/>
        </w:trPr>
        <w:tc>
          <w:tcPr>
            <w:tcW w:w="426" w:type="dxa"/>
            <w:gridSpan w:val="2"/>
            <w:textDirection w:val="btLr"/>
            <w:vAlign w:val="center"/>
            <w:hideMark/>
          </w:tcPr>
          <w:p w14:paraId="235FC793" w14:textId="77777777" w:rsidR="00375F2D" w:rsidRPr="00D36433" w:rsidRDefault="00375F2D" w:rsidP="000C3ABB">
            <w:pPr>
              <w:spacing w:line="240" w:lineRule="auto"/>
              <w:ind w:left="113" w:right="113"/>
              <w:jc w:val="center"/>
              <w:rPr>
                <w:rFonts w:ascii="Times New Roman" w:hAnsi="Times New Roman" w:cs="Times New Roman"/>
                <w:noProof/>
                <w:szCs w:val="20"/>
              </w:rPr>
            </w:pPr>
            <w:r w:rsidRPr="00D36433">
              <w:rPr>
                <w:rFonts w:ascii="Times New Roman" w:hAnsi="Times New Roman" w:cs="Times New Roman"/>
                <w:noProof/>
                <w:szCs w:val="20"/>
              </w:rPr>
              <w:t>UKNA</w:t>
            </w:r>
          </w:p>
        </w:tc>
        <w:tc>
          <w:tcPr>
            <w:tcW w:w="1075" w:type="dxa"/>
            <w:gridSpan w:val="2"/>
            <w:vAlign w:val="center"/>
            <w:hideMark/>
          </w:tcPr>
          <w:p w14:paraId="2C7816F7" w14:textId="5608D1E7"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2B696AE7" wp14:editId="786C5F61">
                  <wp:extent cx="645160" cy="645160"/>
                  <wp:effectExtent l="0" t="0" r="2540" b="2540"/>
                  <wp:docPr id="121" name="그림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72"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1615BCED" w14:textId="7C197B9B"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78A7EB75" wp14:editId="22DDE582">
                  <wp:extent cx="645160" cy="645160"/>
                  <wp:effectExtent l="0" t="0" r="2540" b="2540"/>
                  <wp:docPr id="133" name="그림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73"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5AFD969B" w14:textId="5E98E4EE"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2A936291" wp14:editId="2BB177A9">
                  <wp:extent cx="645160" cy="645160"/>
                  <wp:effectExtent l="0" t="0" r="2540" b="2540"/>
                  <wp:docPr id="143" name="그림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74"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4D878F3A" w14:textId="524560A2" w:rsidR="00375F2D" w:rsidRPr="00D36433" w:rsidRDefault="000405C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4A9908DC" wp14:editId="0A30CB81">
                  <wp:extent cx="645160" cy="645160"/>
                  <wp:effectExtent l="0" t="0" r="2540" b="2540"/>
                  <wp:docPr id="151" name="그림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75"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648E7285" w14:textId="77777777" w:rsidR="00375F2D" w:rsidRPr="00D36433" w:rsidRDefault="00375F2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38F96952" wp14:editId="63599E66">
                  <wp:extent cx="607060" cy="607060"/>
                  <wp:effectExtent l="0" t="0" r="2540" b="254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44"/>
                          <pic:cNvPicPr>
                            <a:picLocks noChangeAspect="1" noChangeArrowheads="1"/>
                          </pic:cNvPicPr>
                        </pic:nvPicPr>
                        <pic:blipFill>
                          <a:blip r:embed="rId76" cstate="print">
                            <a:extLst>
                              <a:ext uri="{28A0092B-C50C-407E-A947-70E740481C1C}">
                                <a14:useLocalDpi xmlns:a14="http://schemas.microsoft.com/office/drawing/2010/main" val="0"/>
                              </a:ext>
                            </a:extLst>
                          </a:blip>
                          <a:stretch>
                            <a:fillRect/>
                          </a:stretch>
                        </pic:blipFill>
                        <pic:spPr bwMode="auto">
                          <a:xfrm>
                            <a:off x="0" y="0"/>
                            <a:ext cx="607060" cy="607060"/>
                          </a:xfrm>
                          <a:prstGeom prst="rect">
                            <a:avLst/>
                          </a:prstGeom>
                          <a:noFill/>
                          <a:ln>
                            <a:noFill/>
                          </a:ln>
                        </pic:spPr>
                      </pic:pic>
                    </a:graphicData>
                  </a:graphic>
                </wp:inline>
              </w:drawing>
            </w:r>
          </w:p>
        </w:tc>
        <w:tc>
          <w:tcPr>
            <w:tcW w:w="1075" w:type="dxa"/>
            <w:gridSpan w:val="2"/>
            <w:vAlign w:val="center"/>
            <w:hideMark/>
          </w:tcPr>
          <w:p w14:paraId="47CC38F9" w14:textId="6F584A21" w:rsidR="00375F2D" w:rsidRPr="00D36433" w:rsidRDefault="009F1999">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2920CA01" wp14:editId="1AD99DF7">
                  <wp:extent cx="645160" cy="645160"/>
                  <wp:effectExtent l="0" t="0" r="2540" b="2540"/>
                  <wp:docPr id="159" name="그림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77"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00B28E70" w14:textId="77777777" w:rsidR="00375F2D" w:rsidRPr="00D36433" w:rsidRDefault="00375F2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71F65F5A" wp14:editId="6AF0F271">
                  <wp:extent cx="607060" cy="607060"/>
                  <wp:effectExtent l="0" t="0" r="2540" b="254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58"/>
                          <pic:cNvPicPr>
                            <a:picLocks noChangeAspect="1" noChangeArrowheads="1"/>
                          </pic:cNvPicPr>
                        </pic:nvPicPr>
                        <pic:blipFill>
                          <a:blip r:embed="rId78" cstate="print">
                            <a:extLst>
                              <a:ext uri="{28A0092B-C50C-407E-A947-70E740481C1C}">
                                <a14:useLocalDpi xmlns:a14="http://schemas.microsoft.com/office/drawing/2010/main" val="0"/>
                              </a:ext>
                            </a:extLst>
                          </a:blip>
                          <a:stretch>
                            <a:fillRect/>
                          </a:stretch>
                        </pic:blipFill>
                        <pic:spPr bwMode="auto">
                          <a:xfrm>
                            <a:off x="0" y="0"/>
                            <a:ext cx="607060" cy="607060"/>
                          </a:xfrm>
                          <a:prstGeom prst="rect">
                            <a:avLst/>
                          </a:prstGeom>
                          <a:noFill/>
                          <a:ln>
                            <a:noFill/>
                          </a:ln>
                        </pic:spPr>
                      </pic:pic>
                    </a:graphicData>
                  </a:graphic>
                </wp:inline>
              </w:drawing>
            </w:r>
          </w:p>
        </w:tc>
        <w:tc>
          <w:tcPr>
            <w:tcW w:w="1075" w:type="dxa"/>
            <w:vAlign w:val="center"/>
            <w:hideMark/>
          </w:tcPr>
          <w:p w14:paraId="5D0F1A54" w14:textId="77777777" w:rsidR="00375F2D" w:rsidRPr="00D36433" w:rsidRDefault="00375F2D">
            <w:pPr>
              <w:spacing w:line="240" w:lineRule="auto"/>
              <w:jc w:val="center"/>
              <w:rPr>
                <w:rFonts w:ascii="Times New Roman" w:hAnsi="Times New Roman" w:cs="Times New Roman"/>
                <w:szCs w:val="20"/>
              </w:rPr>
            </w:pPr>
            <w:r w:rsidRPr="00D36433">
              <w:rPr>
                <w:rFonts w:ascii="Times New Roman" w:hAnsi="Times New Roman" w:cs="Times New Roman"/>
                <w:noProof/>
                <w:szCs w:val="20"/>
              </w:rPr>
              <w:drawing>
                <wp:inline distT="0" distB="0" distL="0" distR="0" wp14:anchorId="1E1836ED" wp14:editId="5D41F85E">
                  <wp:extent cx="607060" cy="607060"/>
                  <wp:effectExtent l="0" t="0" r="2540" b="254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66"/>
                          <pic:cNvPicPr>
                            <a:picLocks noChangeAspect="1" noChangeArrowheads="1"/>
                          </pic:cNvPicPr>
                        </pic:nvPicPr>
                        <pic:blipFill>
                          <a:blip r:embed="rId79" cstate="print">
                            <a:extLst>
                              <a:ext uri="{28A0092B-C50C-407E-A947-70E740481C1C}">
                                <a14:useLocalDpi xmlns:a14="http://schemas.microsoft.com/office/drawing/2010/main" val="0"/>
                              </a:ext>
                            </a:extLst>
                          </a:blip>
                          <a:stretch>
                            <a:fillRect/>
                          </a:stretch>
                        </pic:blipFill>
                        <pic:spPr bwMode="auto">
                          <a:xfrm>
                            <a:off x="0" y="0"/>
                            <a:ext cx="607060" cy="607060"/>
                          </a:xfrm>
                          <a:prstGeom prst="rect">
                            <a:avLst/>
                          </a:prstGeom>
                          <a:noFill/>
                          <a:ln>
                            <a:noFill/>
                          </a:ln>
                        </pic:spPr>
                      </pic:pic>
                    </a:graphicData>
                  </a:graphic>
                </wp:inline>
              </w:drawing>
            </w:r>
          </w:p>
        </w:tc>
      </w:tr>
      <w:tr w:rsidR="00375F2D" w:rsidRPr="00D36433" w14:paraId="75C7115A" w14:textId="77777777" w:rsidTr="000C3ABB">
        <w:trPr>
          <w:cantSplit/>
          <w:trHeight w:val="1134"/>
        </w:trPr>
        <w:tc>
          <w:tcPr>
            <w:tcW w:w="426" w:type="dxa"/>
            <w:gridSpan w:val="2"/>
            <w:textDirection w:val="btLr"/>
            <w:vAlign w:val="center"/>
            <w:hideMark/>
          </w:tcPr>
          <w:p w14:paraId="5A63F365" w14:textId="77777777" w:rsidR="00375F2D" w:rsidRPr="00D36433" w:rsidRDefault="00375F2D" w:rsidP="000C3ABB">
            <w:pPr>
              <w:spacing w:line="240" w:lineRule="auto"/>
              <w:ind w:left="113" w:right="113"/>
              <w:jc w:val="center"/>
              <w:rPr>
                <w:rFonts w:ascii="Times New Roman" w:hAnsi="Times New Roman" w:cs="Times New Roman"/>
                <w:noProof/>
                <w:szCs w:val="20"/>
              </w:rPr>
            </w:pPr>
            <w:r w:rsidRPr="00D36433">
              <w:rPr>
                <w:rFonts w:ascii="Times New Roman" w:hAnsi="Times New Roman" w:cs="Times New Roman"/>
                <w:noProof/>
                <w:szCs w:val="20"/>
              </w:rPr>
              <w:t>UKCA</w:t>
            </w:r>
          </w:p>
        </w:tc>
        <w:tc>
          <w:tcPr>
            <w:tcW w:w="1075" w:type="dxa"/>
            <w:gridSpan w:val="2"/>
            <w:vAlign w:val="center"/>
            <w:hideMark/>
          </w:tcPr>
          <w:p w14:paraId="477D58BC" w14:textId="452726DB" w:rsidR="00375F2D" w:rsidRPr="00D36433" w:rsidRDefault="000405CD">
            <w:pPr>
              <w:spacing w:line="240" w:lineRule="auto"/>
              <w:jc w:val="center"/>
              <w:rPr>
                <w:rFonts w:ascii="Times New Roman" w:hAnsi="Times New Roman" w:cs="Times New Roman"/>
                <w:noProof/>
                <w:szCs w:val="20"/>
              </w:rPr>
            </w:pPr>
            <w:r w:rsidRPr="00D36433">
              <w:rPr>
                <w:rFonts w:ascii="Times New Roman" w:hAnsi="Times New Roman" w:cs="Times New Roman"/>
                <w:noProof/>
                <w:szCs w:val="20"/>
              </w:rPr>
              <w:drawing>
                <wp:inline distT="0" distB="0" distL="0" distR="0" wp14:anchorId="0A0A7F2C" wp14:editId="5E6A843F">
                  <wp:extent cx="645160" cy="645160"/>
                  <wp:effectExtent l="0" t="0" r="2540" b="2540"/>
                  <wp:docPr id="122" name="그림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80"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2EC2057B" w14:textId="3EE59231" w:rsidR="00375F2D" w:rsidRPr="00D36433" w:rsidRDefault="000405CD">
            <w:pPr>
              <w:spacing w:line="240" w:lineRule="auto"/>
              <w:jc w:val="center"/>
              <w:rPr>
                <w:rFonts w:ascii="Times New Roman" w:hAnsi="Times New Roman" w:cs="Times New Roman"/>
                <w:noProof/>
                <w:szCs w:val="20"/>
              </w:rPr>
            </w:pPr>
            <w:r w:rsidRPr="00D36433">
              <w:rPr>
                <w:rFonts w:ascii="Times New Roman" w:hAnsi="Times New Roman" w:cs="Times New Roman"/>
                <w:noProof/>
                <w:szCs w:val="20"/>
              </w:rPr>
              <w:drawing>
                <wp:inline distT="0" distB="0" distL="0" distR="0" wp14:anchorId="08264157" wp14:editId="4E2ACDA1">
                  <wp:extent cx="645160" cy="645160"/>
                  <wp:effectExtent l="0" t="0" r="2540" b="2540"/>
                  <wp:docPr id="134" name="그림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81"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645909B6" w14:textId="6F580908" w:rsidR="00375F2D" w:rsidRPr="00D36433" w:rsidRDefault="000405CD">
            <w:pPr>
              <w:spacing w:line="240" w:lineRule="auto"/>
              <w:jc w:val="center"/>
              <w:rPr>
                <w:rFonts w:ascii="Times New Roman" w:hAnsi="Times New Roman" w:cs="Times New Roman"/>
                <w:noProof/>
                <w:szCs w:val="20"/>
              </w:rPr>
            </w:pPr>
            <w:r w:rsidRPr="00D36433">
              <w:rPr>
                <w:rFonts w:ascii="Times New Roman" w:hAnsi="Times New Roman" w:cs="Times New Roman"/>
                <w:noProof/>
                <w:szCs w:val="20"/>
              </w:rPr>
              <w:drawing>
                <wp:inline distT="0" distB="0" distL="0" distR="0" wp14:anchorId="1F5F61EF" wp14:editId="3B446077">
                  <wp:extent cx="645160" cy="645160"/>
                  <wp:effectExtent l="0" t="0" r="2540" b="2540"/>
                  <wp:docPr id="144" name="그림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82"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46D676A4" w14:textId="6FA68929" w:rsidR="00375F2D" w:rsidRPr="00D36433" w:rsidRDefault="000405CD">
            <w:pPr>
              <w:spacing w:line="240" w:lineRule="auto"/>
              <w:jc w:val="center"/>
              <w:rPr>
                <w:rFonts w:ascii="Times New Roman" w:hAnsi="Times New Roman" w:cs="Times New Roman"/>
                <w:noProof/>
                <w:szCs w:val="20"/>
              </w:rPr>
            </w:pPr>
            <w:r w:rsidRPr="00D36433">
              <w:rPr>
                <w:rFonts w:ascii="Times New Roman" w:hAnsi="Times New Roman" w:cs="Times New Roman"/>
                <w:noProof/>
                <w:szCs w:val="20"/>
              </w:rPr>
              <w:drawing>
                <wp:inline distT="0" distB="0" distL="0" distR="0" wp14:anchorId="62E8E573" wp14:editId="31632E8E">
                  <wp:extent cx="645160" cy="645160"/>
                  <wp:effectExtent l="0" t="0" r="2540" b="2540"/>
                  <wp:docPr id="152" name="그림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83"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2C923E28" w14:textId="77777777" w:rsidR="00375F2D" w:rsidRPr="00D36433" w:rsidRDefault="00375F2D">
            <w:pPr>
              <w:spacing w:line="240" w:lineRule="auto"/>
              <w:jc w:val="center"/>
              <w:rPr>
                <w:rFonts w:ascii="Times New Roman" w:hAnsi="Times New Roman" w:cs="Times New Roman"/>
                <w:noProof/>
                <w:szCs w:val="20"/>
              </w:rPr>
            </w:pPr>
            <w:r w:rsidRPr="00D36433">
              <w:rPr>
                <w:rFonts w:ascii="Times New Roman" w:hAnsi="Times New Roman" w:cs="Times New Roman"/>
                <w:noProof/>
                <w:szCs w:val="20"/>
              </w:rPr>
              <w:drawing>
                <wp:inline distT="0" distB="0" distL="0" distR="0" wp14:anchorId="7F367239" wp14:editId="6762A9C9">
                  <wp:extent cx="607060" cy="607060"/>
                  <wp:effectExtent l="0" t="0" r="2540" b="254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45"/>
                          <pic:cNvPicPr>
                            <a:picLocks noChangeAspect="1" noChangeArrowheads="1"/>
                          </pic:cNvPicPr>
                        </pic:nvPicPr>
                        <pic:blipFill>
                          <a:blip r:embed="rId84" cstate="print">
                            <a:extLst>
                              <a:ext uri="{28A0092B-C50C-407E-A947-70E740481C1C}">
                                <a14:useLocalDpi xmlns:a14="http://schemas.microsoft.com/office/drawing/2010/main" val="0"/>
                              </a:ext>
                            </a:extLst>
                          </a:blip>
                          <a:stretch>
                            <a:fillRect/>
                          </a:stretch>
                        </pic:blipFill>
                        <pic:spPr bwMode="auto">
                          <a:xfrm>
                            <a:off x="0" y="0"/>
                            <a:ext cx="607060" cy="607060"/>
                          </a:xfrm>
                          <a:prstGeom prst="rect">
                            <a:avLst/>
                          </a:prstGeom>
                          <a:noFill/>
                          <a:ln>
                            <a:noFill/>
                          </a:ln>
                        </pic:spPr>
                      </pic:pic>
                    </a:graphicData>
                  </a:graphic>
                </wp:inline>
              </w:drawing>
            </w:r>
          </w:p>
        </w:tc>
        <w:tc>
          <w:tcPr>
            <w:tcW w:w="1075" w:type="dxa"/>
            <w:gridSpan w:val="2"/>
            <w:vAlign w:val="center"/>
            <w:hideMark/>
          </w:tcPr>
          <w:p w14:paraId="01675070" w14:textId="1DFB27B9" w:rsidR="00375F2D" w:rsidRPr="00D36433" w:rsidRDefault="009F1999">
            <w:pPr>
              <w:spacing w:line="240" w:lineRule="auto"/>
              <w:jc w:val="center"/>
              <w:rPr>
                <w:rFonts w:ascii="Times New Roman" w:hAnsi="Times New Roman" w:cs="Times New Roman"/>
                <w:noProof/>
                <w:szCs w:val="20"/>
              </w:rPr>
            </w:pPr>
            <w:r w:rsidRPr="00D36433">
              <w:rPr>
                <w:rFonts w:ascii="Times New Roman" w:hAnsi="Times New Roman" w:cs="Times New Roman"/>
                <w:noProof/>
                <w:szCs w:val="20"/>
              </w:rPr>
              <w:drawing>
                <wp:inline distT="0" distB="0" distL="0" distR="0" wp14:anchorId="472FAE76" wp14:editId="3D448C3D">
                  <wp:extent cx="645160" cy="645160"/>
                  <wp:effectExtent l="0" t="0" r="2540" b="2540"/>
                  <wp:docPr id="160" name="그림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85"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73858C3C" w14:textId="77777777" w:rsidR="00375F2D" w:rsidRPr="00D36433" w:rsidRDefault="00375F2D">
            <w:pPr>
              <w:spacing w:line="240" w:lineRule="auto"/>
              <w:jc w:val="center"/>
              <w:rPr>
                <w:rFonts w:ascii="Times New Roman" w:hAnsi="Times New Roman" w:cs="Times New Roman"/>
                <w:noProof/>
                <w:szCs w:val="20"/>
              </w:rPr>
            </w:pPr>
            <w:r w:rsidRPr="00D36433">
              <w:rPr>
                <w:rFonts w:ascii="Times New Roman" w:hAnsi="Times New Roman" w:cs="Times New Roman"/>
                <w:noProof/>
                <w:szCs w:val="20"/>
              </w:rPr>
              <w:drawing>
                <wp:inline distT="0" distB="0" distL="0" distR="0" wp14:anchorId="72907370" wp14:editId="1A014A44">
                  <wp:extent cx="607060" cy="607060"/>
                  <wp:effectExtent l="0" t="0" r="2540" b="254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59"/>
                          <pic:cNvPicPr>
                            <a:picLocks noChangeAspect="1" noChangeArrowheads="1"/>
                          </pic:cNvPicPr>
                        </pic:nvPicPr>
                        <pic:blipFill>
                          <a:blip r:embed="rId86" cstate="print">
                            <a:extLst>
                              <a:ext uri="{28A0092B-C50C-407E-A947-70E740481C1C}">
                                <a14:useLocalDpi xmlns:a14="http://schemas.microsoft.com/office/drawing/2010/main" val="0"/>
                              </a:ext>
                            </a:extLst>
                          </a:blip>
                          <a:stretch>
                            <a:fillRect/>
                          </a:stretch>
                        </pic:blipFill>
                        <pic:spPr bwMode="auto">
                          <a:xfrm>
                            <a:off x="0" y="0"/>
                            <a:ext cx="607060" cy="607060"/>
                          </a:xfrm>
                          <a:prstGeom prst="rect">
                            <a:avLst/>
                          </a:prstGeom>
                          <a:noFill/>
                          <a:ln>
                            <a:noFill/>
                          </a:ln>
                        </pic:spPr>
                      </pic:pic>
                    </a:graphicData>
                  </a:graphic>
                </wp:inline>
              </w:drawing>
            </w:r>
          </w:p>
        </w:tc>
        <w:tc>
          <w:tcPr>
            <w:tcW w:w="1075" w:type="dxa"/>
            <w:vAlign w:val="center"/>
            <w:hideMark/>
          </w:tcPr>
          <w:p w14:paraId="6561D8CD" w14:textId="77777777" w:rsidR="00375F2D" w:rsidRPr="00D36433" w:rsidRDefault="00375F2D">
            <w:pPr>
              <w:spacing w:line="240" w:lineRule="auto"/>
              <w:jc w:val="center"/>
              <w:rPr>
                <w:rFonts w:ascii="Times New Roman" w:hAnsi="Times New Roman" w:cs="Times New Roman"/>
                <w:noProof/>
                <w:szCs w:val="20"/>
              </w:rPr>
            </w:pPr>
            <w:r w:rsidRPr="00D36433">
              <w:rPr>
                <w:rFonts w:ascii="Times New Roman" w:hAnsi="Times New Roman" w:cs="Times New Roman"/>
                <w:noProof/>
                <w:szCs w:val="20"/>
              </w:rPr>
              <w:drawing>
                <wp:inline distT="0" distB="0" distL="0" distR="0" wp14:anchorId="46526BF4" wp14:editId="6C053C4A">
                  <wp:extent cx="607060" cy="607060"/>
                  <wp:effectExtent l="0" t="0" r="2540" b="254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67"/>
                          <pic:cNvPicPr>
                            <a:picLocks noChangeAspect="1" noChangeArrowheads="1"/>
                          </pic:cNvPicPr>
                        </pic:nvPicPr>
                        <pic:blipFill>
                          <a:blip r:embed="rId87" cstate="print">
                            <a:extLst>
                              <a:ext uri="{28A0092B-C50C-407E-A947-70E740481C1C}">
                                <a14:useLocalDpi xmlns:a14="http://schemas.microsoft.com/office/drawing/2010/main" val="0"/>
                              </a:ext>
                            </a:extLst>
                          </a:blip>
                          <a:stretch>
                            <a:fillRect/>
                          </a:stretch>
                        </pic:blipFill>
                        <pic:spPr bwMode="auto">
                          <a:xfrm>
                            <a:off x="0" y="0"/>
                            <a:ext cx="607060" cy="607060"/>
                          </a:xfrm>
                          <a:prstGeom prst="rect">
                            <a:avLst/>
                          </a:prstGeom>
                          <a:noFill/>
                          <a:ln>
                            <a:noFill/>
                          </a:ln>
                        </pic:spPr>
                      </pic:pic>
                    </a:graphicData>
                  </a:graphic>
                </wp:inline>
              </w:drawing>
            </w:r>
          </w:p>
        </w:tc>
      </w:tr>
      <w:tr w:rsidR="00375F2D" w:rsidRPr="00D36433" w14:paraId="061C5AFA" w14:textId="77777777" w:rsidTr="000C3ABB">
        <w:trPr>
          <w:cantSplit/>
          <w:trHeight w:val="1134"/>
        </w:trPr>
        <w:tc>
          <w:tcPr>
            <w:tcW w:w="426" w:type="dxa"/>
            <w:gridSpan w:val="2"/>
            <w:textDirection w:val="btLr"/>
            <w:vAlign w:val="center"/>
            <w:hideMark/>
          </w:tcPr>
          <w:p w14:paraId="70F1A493" w14:textId="77777777" w:rsidR="00375F2D" w:rsidRPr="00D36433" w:rsidRDefault="00375F2D" w:rsidP="000C3ABB">
            <w:pPr>
              <w:spacing w:line="240" w:lineRule="auto"/>
              <w:ind w:left="113" w:right="113"/>
              <w:jc w:val="center"/>
              <w:rPr>
                <w:rFonts w:ascii="Times New Roman" w:hAnsi="Times New Roman" w:cs="Times New Roman"/>
                <w:noProof/>
                <w:szCs w:val="20"/>
              </w:rPr>
            </w:pPr>
            <w:r w:rsidRPr="00D36433">
              <w:rPr>
                <w:rFonts w:ascii="Times New Roman" w:hAnsi="Times New Roman" w:cs="Times New Roman"/>
                <w:noProof/>
                <w:szCs w:val="20"/>
              </w:rPr>
              <w:t>UKGA</w:t>
            </w:r>
          </w:p>
        </w:tc>
        <w:tc>
          <w:tcPr>
            <w:tcW w:w="1075" w:type="dxa"/>
            <w:gridSpan w:val="2"/>
            <w:vAlign w:val="center"/>
            <w:hideMark/>
          </w:tcPr>
          <w:p w14:paraId="0143976A" w14:textId="77DA3C61" w:rsidR="00375F2D" w:rsidRPr="00D36433" w:rsidRDefault="000405CD">
            <w:pPr>
              <w:spacing w:line="240" w:lineRule="auto"/>
              <w:jc w:val="center"/>
              <w:rPr>
                <w:rFonts w:ascii="Times New Roman" w:hAnsi="Times New Roman" w:cs="Times New Roman"/>
                <w:noProof/>
                <w:szCs w:val="20"/>
              </w:rPr>
            </w:pPr>
            <w:r w:rsidRPr="00D36433">
              <w:rPr>
                <w:rFonts w:ascii="Times New Roman" w:hAnsi="Times New Roman" w:cs="Times New Roman"/>
                <w:noProof/>
                <w:szCs w:val="20"/>
              </w:rPr>
              <w:drawing>
                <wp:inline distT="0" distB="0" distL="0" distR="0" wp14:anchorId="0A4B603C" wp14:editId="060D8C4F">
                  <wp:extent cx="645160" cy="645160"/>
                  <wp:effectExtent l="0" t="0" r="2540" b="2540"/>
                  <wp:docPr id="127" name="그림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88"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1914624D" w14:textId="30585537" w:rsidR="00375F2D" w:rsidRPr="00D36433" w:rsidRDefault="000405CD">
            <w:pPr>
              <w:spacing w:line="240" w:lineRule="auto"/>
              <w:jc w:val="center"/>
              <w:rPr>
                <w:rFonts w:ascii="Times New Roman" w:hAnsi="Times New Roman" w:cs="Times New Roman"/>
                <w:noProof/>
                <w:szCs w:val="20"/>
              </w:rPr>
            </w:pPr>
            <w:r w:rsidRPr="00D36433">
              <w:rPr>
                <w:rFonts w:ascii="Times New Roman" w:hAnsi="Times New Roman" w:cs="Times New Roman"/>
                <w:noProof/>
                <w:szCs w:val="20"/>
              </w:rPr>
              <w:drawing>
                <wp:inline distT="0" distB="0" distL="0" distR="0" wp14:anchorId="47C9EBA2" wp14:editId="62167DFC">
                  <wp:extent cx="645160" cy="645160"/>
                  <wp:effectExtent l="0" t="0" r="2540" b="2540"/>
                  <wp:docPr id="137" name="그림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89"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3E0BDE91" w14:textId="75FE2204" w:rsidR="00375F2D" w:rsidRPr="00D36433" w:rsidRDefault="000405CD">
            <w:pPr>
              <w:spacing w:line="240" w:lineRule="auto"/>
              <w:jc w:val="center"/>
              <w:rPr>
                <w:rFonts w:ascii="Times New Roman" w:hAnsi="Times New Roman" w:cs="Times New Roman"/>
                <w:noProof/>
                <w:szCs w:val="20"/>
              </w:rPr>
            </w:pPr>
            <w:r w:rsidRPr="00D36433">
              <w:rPr>
                <w:rFonts w:ascii="Times New Roman" w:hAnsi="Times New Roman" w:cs="Times New Roman"/>
                <w:noProof/>
                <w:szCs w:val="20"/>
              </w:rPr>
              <w:drawing>
                <wp:inline distT="0" distB="0" distL="0" distR="0" wp14:anchorId="316BEC8A" wp14:editId="39A4FD93">
                  <wp:extent cx="645160" cy="645160"/>
                  <wp:effectExtent l="0" t="0" r="2540" b="2540"/>
                  <wp:docPr id="145" name="그림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90"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686647AA" w14:textId="7C035367" w:rsidR="00375F2D" w:rsidRPr="00D36433" w:rsidRDefault="000405CD">
            <w:pPr>
              <w:spacing w:line="240" w:lineRule="auto"/>
              <w:jc w:val="center"/>
              <w:rPr>
                <w:rFonts w:ascii="Times New Roman" w:hAnsi="Times New Roman" w:cs="Times New Roman"/>
                <w:noProof/>
                <w:szCs w:val="20"/>
              </w:rPr>
            </w:pPr>
            <w:r w:rsidRPr="00D36433">
              <w:rPr>
                <w:rFonts w:ascii="Times New Roman" w:hAnsi="Times New Roman" w:cs="Times New Roman"/>
                <w:noProof/>
                <w:szCs w:val="20"/>
              </w:rPr>
              <w:drawing>
                <wp:inline distT="0" distB="0" distL="0" distR="0" wp14:anchorId="26A3A36F" wp14:editId="58750B52">
                  <wp:extent cx="645160" cy="645160"/>
                  <wp:effectExtent l="0" t="0" r="2540" b="2540"/>
                  <wp:docPr id="153" name="그림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91"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36D824F7" w14:textId="77777777" w:rsidR="00375F2D" w:rsidRPr="00D36433" w:rsidRDefault="00375F2D">
            <w:pPr>
              <w:spacing w:line="240" w:lineRule="auto"/>
              <w:jc w:val="center"/>
              <w:rPr>
                <w:rFonts w:ascii="Times New Roman" w:hAnsi="Times New Roman" w:cs="Times New Roman"/>
                <w:noProof/>
                <w:szCs w:val="20"/>
              </w:rPr>
            </w:pPr>
            <w:r w:rsidRPr="00D36433">
              <w:rPr>
                <w:rFonts w:ascii="Times New Roman" w:hAnsi="Times New Roman" w:cs="Times New Roman"/>
                <w:noProof/>
                <w:szCs w:val="20"/>
              </w:rPr>
              <w:drawing>
                <wp:inline distT="0" distB="0" distL="0" distR="0" wp14:anchorId="5AA66910" wp14:editId="75260EF8">
                  <wp:extent cx="607060" cy="607060"/>
                  <wp:effectExtent l="0" t="0" r="2540" b="254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1"/>
                          <pic:cNvPicPr>
                            <a:picLocks noChangeAspect="1" noChangeArrowheads="1"/>
                          </pic:cNvPicPr>
                        </pic:nvPicPr>
                        <pic:blipFill>
                          <a:blip r:embed="rId92" cstate="print">
                            <a:extLst>
                              <a:ext uri="{28A0092B-C50C-407E-A947-70E740481C1C}">
                                <a14:useLocalDpi xmlns:a14="http://schemas.microsoft.com/office/drawing/2010/main" val="0"/>
                              </a:ext>
                            </a:extLst>
                          </a:blip>
                          <a:stretch>
                            <a:fillRect/>
                          </a:stretch>
                        </pic:blipFill>
                        <pic:spPr bwMode="auto">
                          <a:xfrm>
                            <a:off x="0" y="0"/>
                            <a:ext cx="607060" cy="607060"/>
                          </a:xfrm>
                          <a:prstGeom prst="rect">
                            <a:avLst/>
                          </a:prstGeom>
                          <a:noFill/>
                          <a:ln>
                            <a:noFill/>
                          </a:ln>
                        </pic:spPr>
                      </pic:pic>
                    </a:graphicData>
                  </a:graphic>
                </wp:inline>
              </w:drawing>
            </w:r>
          </w:p>
        </w:tc>
        <w:tc>
          <w:tcPr>
            <w:tcW w:w="1075" w:type="dxa"/>
            <w:gridSpan w:val="2"/>
            <w:vAlign w:val="center"/>
            <w:hideMark/>
          </w:tcPr>
          <w:p w14:paraId="1D0EFA43" w14:textId="61C9B820" w:rsidR="00375F2D" w:rsidRPr="00D36433" w:rsidRDefault="009F1999">
            <w:pPr>
              <w:spacing w:line="240" w:lineRule="auto"/>
              <w:jc w:val="center"/>
              <w:rPr>
                <w:rFonts w:ascii="Times New Roman" w:hAnsi="Times New Roman" w:cs="Times New Roman"/>
                <w:noProof/>
                <w:szCs w:val="20"/>
              </w:rPr>
            </w:pPr>
            <w:r w:rsidRPr="00D36433">
              <w:rPr>
                <w:rFonts w:ascii="Times New Roman" w:hAnsi="Times New Roman" w:cs="Times New Roman"/>
                <w:noProof/>
                <w:szCs w:val="20"/>
              </w:rPr>
              <w:drawing>
                <wp:inline distT="0" distB="0" distL="0" distR="0" wp14:anchorId="12A987CF" wp14:editId="0DA9BC51">
                  <wp:extent cx="645160" cy="645160"/>
                  <wp:effectExtent l="0" t="0" r="2540" b="2540"/>
                  <wp:docPr id="161" name="그림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93" cstate="print">
                            <a:extLst>
                              <a:ext uri="{28A0092B-C50C-407E-A947-70E740481C1C}">
                                <a14:useLocalDpi xmlns:a14="http://schemas.microsoft.com/office/drawing/2010/main" val="0"/>
                              </a:ext>
                            </a:extLst>
                          </a:blip>
                          <a:stretch>
                            <a:fillRect/>
                          </a:stretch>
                        </pic:blipFill>
                        <pic:spPr bwMode="auto">
                          <a:xfrm>
                            <a:off x="0" y="0"/>
                            <a:ext cx="645160" cy="645160"/>
                          </a:xfrm>
                          <a:prstGeom prst="rect">
                            <a:avLst/>
                          </a:prstGeom>
                          <a:noFill/>
                          <a:ln>
                            <a:noFill/>
                          </a:ln>
                        </pic:spPr>
                      </pic:pic>
                    </a:graphicData>
                  </a:graphic>
                </wp:inline>
              </w:drawing>
            </w:r>
          </w:p>
        </w:tc>
        <w:tc>
          <w:tcPr>
            <w:tcW w:w="1075" w:type="dxa"/>
            <w:gridSpan w:val="2"/>
            <w:vAlign w:val="center"/>
            <w:hideMark/>
          </w:tcPr>
          <w:p w14:paraId="62A3B0B5" w14:textId="77777777" w:rsidR="00375F2D" w:rsidRPr="00D36433" w:rsidRDefault="00375F2D">
            <w:pPr>
              <w:spacing w:line="240" w:lineRule="auto"/>
              <w:jc w:val="center"/>
              <w:rPr>
                <w:rFonts w:ascii="Times New Roman" w:hAnsi="Times New Roman" w:cs="Times New Roman"/>
                <w:noProof/>
                <w:szCs w:val="20"/>
              </w:rPr>
            </w:pPr>
            <w:r w:rsidRPr="00D36433">
              <w:rPr>
                <w:rFonts w:ascii="Times New Roman" w:hAnsi="Times New Roman" w:cs="Times New Roman"/>
                <w:noProof/>
                <w:szCs w:val="20"/>
              </w:rPr>
              <w:drawing>
                <wp:inline distT="0" distB="0" distL="0" distR="0" wp14:anchorId="69BEB640" wp14:editId="703A3DD7">
                  <wp:extent cx="607060" cy="607060"/>
                  <wp:effectExtent l="0" t="0" r="2540" b="254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6"/>
                          <pic:cNvPicPr>
                            <a:picLocks noChangeAspect="1" noChangeArrowheads="1"/>
                          </pic:cNvPicPr>
                        </pic:nvPicPr>
                        <pic:blipFill>
                          <a:blip r:embed="rId94" cstate="print">
                            <a:extLst>
                              <a:ext uri="{28A0092B-C50C-407E-A947-70E740481C1C}">
                                <a14:useLocalDpi xmlns:a14="http://schemas.microsoft.com/office/drawing/2010/main" val="0"/>
                              </a:ext>
                            </a:extLst>
                          </a:blip>
                          <a:stretch>
                            <a:fillRect/>
                          </a:stretch>
                        </pic:blipFill>
                        <pic:spPr bwMode="auto">
                          <a:xfrm>
                            <a:off x="0" y="0"/>
                            <a:ext cx="607060" cy="607060"/>
                          </a:xfrm>
                          <a:prstGeom prst="rect">
                            <a:avLst/>
                          </a:prstGeom>
                          <a:noFill/>
                          <a:ln>
                            <a:noFill/>
                          </a:ln>
                        </pic:spPr>
                      </pic:pic>
                    </a:graphicData>
                  </a:graphic>
                </wp:inline>
              </w:drawing>
            </w:r>
          </w:p>
        </w:tc>
        <w:tc>
          <w:tcPr>
            <w:tcW w:w="1075" w:type="dxa"/>
            <w:vAlign w:val="center"/>
            <w:hideMark/>
          </w:tcPr>
          <w:p w14:paraId="3CBEFDD3" w14:textId="77777777" w:rsidR="00375F2D" w:rsidRPr="00D36433" w:rsidRDefault="00375F2D">
            <w:pPr>
              <w:spacing w:line="240" w:lineRule="auto"/>
              <w:jc w:val="center"/>
              <w:rPr>
                <w:rFonts w:ascii="Times New Roman" w:hAnsi="Times New Roman" w:cs="Times New Roman"/>
                <w:noProof/>
                <w:szCs w:val="20"/>
              </w:rPr>
            </w:pPr>
            <w:r w:rsidRPr="00D36433">
              <w:rPr>
                <w:rFonts w:ascii="Times New Roman" w:hAnsi="Times New Roman" w:cs="Times New Roman"/>
                <w:noProof/>
                <w:szCs w:val="20"/>
              </w:rPr>
              <w:drawing>
                <wp:inline distT="0" distB="0" distL="0" distR="0" wp14:anchorId="69C6B596" wp14:editId="76D67DD8">
                  <wp:extent cx="607060" cy="607060"/>
                  <wp:effectExtent l="0" t="0" r="2540" b="254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7"/>
                          <pic:cNvPicPr>
                            <a:picLocks noChangeAspect="1" noChangeArrowheads="1"/>
                          </pic:cNvPicPr>
                        </pic:nvPicPr>
                        <pic:blipFill>
                          <a:blip r:embed="rId95" cstate="print">
                            <a:extLst>
                              <a:ext uri="{28A0092B-C50C-407E-A947-70E740481C1C}">
                                <a14:useLocalDpi xmlns:a14="http://schemas.microsoft.com/office/drawing/2010/main" val="0"/>
                              </a:ext>
                            </a:extLst>
                          </a:blip>
                          <a:stretch>
                            <a:fillRect/>
                          </a:stretch>
                        </pic:blipFill>
                        <pic:spPr bwMode="auto">
                          <a:xfrm>
                            <a:off x="0" y="0"/>
                            <a:ext cx="607060" cy="607060"/>
                          </a:xfrm>
                          <a:prstGeom prst="rect">
                            <a:avLst/>
                          </a:prstGeom>
                          <a:noFill/>
                          <a:ln>
                            <a:noFill/>
                          </a:ln>
                        </pic:spPr>
                      </pic:pic>
                    </a:graphicData>
                  </a:graphic>
                </wp:inline>
              </w:drawing>
            </w:r>
          </w:p>
        </w:tc>
      </w:tr>
    </w:tbl>
    <w:p w14:paraId="7035BBB8" w14:textId="3E5F63CE" w:rsidR="00F82B83" w:rsidRPr="00D36433" w:rsidRDefault="00F82B83" w:rsidP="000C3ABB">
      <w:pPr>
        <w:pStyle w:val="af"/>
        <w:shd w:val="clear" w:color="auto" w:fill="FFFFFF"/>
        <w:tabs>
          <w:tab w:val="right" w:pos="9026"/>
        </w:tabs>
        <w:spacing w:line="480" w:lineRule="auto"/>
        <w:rPr>
          <w:rFonts w:ascii="Times New Roman" w:hAnsi="Times New Roman" w:cs="Times New Roman"/>
          <w:color w:val="auto"/>
          <w:sz w:val="24"/>
          <w:szCs w:val="24"/>
        </w:rPr>
      </w:pPr>
      <w:r w:rsidRPr="000C3ABB">
        <w:br w:type="page"/>
      </w:r>
    </w:p>
    <w:p w14:paraId="3DE98C8D" w14:textId="5B45EED0" w:rsidR="001E4BA0" w:rsidRDefault="001E4BA0" w:rsidP="001E4BA0">
      <w:pPr>
        <w:spacing w:line="480" w:lineRule="auto"/>
      </w:pPr>
      <w:commentRangeStart w:id="12"/>
      <w:r w:rsidRPr="00EE76DE">
        <w:rPr>
          <w:rFonts w:ascii="Times New Roman" w:hAnsi="Times New Roman" w:cs="Times New Roman"/>
          <w:b/>
          <w:sz w:val="24"/>
          <w:szCs w:val="24"/>
        </w:rPr>
        <w:lastRenderedPageBreak/>
        <w:t>Figure</w:t>
      </w:r>
      <w:r>
        <w:rPr>
          <w:rFonts w:ascii="Times New Roman" w:hAnsi="Times New Roman" w:cs="Times New Roman"/>
          <w:b/>
          <w:sz w:val="24"/>
          <w:szCs w:val="24"/>
        </w:rPr>
        <w:t xml:space="preserve"> </w:t>
      </w:r>
      <w:r w:rsidRPr="00EE76DE">
        <w:rPr>
          <w:rFonts w:ascii="Times New Roman" w:hAnsi="Times New Roman" w:cs="Times New Roman"/>
          <w:b/>
          <w:sz w:val="24"/>
          <w:szCs w:val="24"/>
        </w:rPr>
        <w:t>S4.</w:t>
      </w:r>
      <w:r w:rsidRPr="00EE76DE">
        <w:rPr>
          <w:rFonts w:ascii="Times New Roman" w:hAnsi="Times New Roman" w:cs="Times New Roman"/>
          <w:sz w:val="24"/>
          <w:szCs w:val="24"/>
        </w:rPr>
        <w:t xml:space="preserve"> Bar plots of bias (multiplied by 100) </w:t>
      </w:r>
      <w:r>
        <w:rPr>
          <w:rFonts w:ascii="Times New Roman" w:hAnsi="Times New Roman" w:cs="Times New Roman"/>
          <w:sz w:val="24"/>
          <w:szCs w:val="24"/>
        </w:rPr>
        <w:t>for effect estimates of</w:t>
      </w:r>
      <w:r w:rsidR="00706B95" w:rsidRPr="00706B95">
        <w:rPr>
          <w:rFonts w:ascii="Times New Roman" w:hAnsi="Times New Roman" w:cs="Times New Roman"/>
          <w:sz w:val="24"/>
          <w:szCs w:val="24"/>
        </w:rPr>
        <w:t xml:space="preserve"> </w:t>
      </w:r>
      <w:r w:rsidR="00706B95">
        <w:rPr>
          <w:rFonts w:ascii="Times New Roman" w:hAnsi="Times New Roman" w:cs="Times New Roman"/>
          <w:sz w:val="24"/>
          <w:szCs w:val="24"/>
        </w:rPr>
        <w:t>low birth weight</w:t>
      </w:r>
      <w:r>
        <w:rPr>
          <w:rFonts w:ascii="Times New Roman" w:hAnsi="Times New Roman" w:cs="Times New Roman"/>
          <w:sz w:val="24"/>
          <w:szCs w:val="24"/>
        </w:rPr>
        <w:t xml:space="preserve"> on</w:t>
      </w:r>
      <w:r w:rsidR="00706B95" w:rsidRPr="00706B95">
        <w:rPr>
          <w:rFonts w:ascii="Times New Roman" w:hAnsi="Times New Roman" w:cs="Times New Roman"/>
          <w:sz w:val="24"/>
          <w:szCs w:val="24"/>
        </w:rPr>
        <w:t xml:space="preserve"> </w:t>
      </w:r>
      <w:r w:rsidR="00706B95">
        <w:rPr>
          <w:rFonts w:ascii="Times New Roman" w:hAnsi="Times New Roman" w:cs="Times New Roman"/>
          <w:sz w:val="24"/>
          <w:szCs w:val="24"/>
        </w:rPr>
        <w:t>true and predicted PM</w:t>
      </w:r>
      <w:r w:rsidR="00706B95" w:rsidRPr="001E4BA0">
        <w:rPr>
          <w:rFonts w:ascii="Times New Roman" w:hAnsi="Times New Roman" w:cs="Times New Roman"/>
          <w:sz w:val="24"/>
          <w:szCs w:val="24"/>
          <w:vertAlign w:val="subscript"/>
        </w:rPr>
        <w:t>10</w:t>
      </w:r>
      <w:r w:rsidR="00706B95">
        <w:rPr>
          <w:rFonts w:ascii="Times New Roman" w:hAnsi="Times New Roman" w:cs="Times New Roman"/>
          <w:sz w:val="24"/>
          <w:szCs w:val="24"/>
        </w:rPr>
        <w:t xml:space="preserve"> concentrations</w:t>
      </w:r>
      <w:r>
        <w:rPr>
          <w:rFonts w:ascii="Times New Roman" w:hAnsi="Times New Roman" w:cs="Times New Roman"/>
          <w:sz w:val="24"/>
          <w:szCs w:val="24"/>
        </w:rPr>
        <w:t xml:space="preserve"> </w:t>
      </w:r>
      <w:r w:rsidRPr="00EE76DE">
        <w:rPr>
          <w:rFonts w:ascii="Times New Roman" w:hAnsi="Times New Roman" w:cs="Times New Roman"/>
          <w:sz w:val="24"/>
          <w:szCs w:val="24"/>
        </w:rPr>
        <w:t xml:space="preserve">across </w:t>
      </w:r>
      <w:r w:rsidR="00706B95">
        <w:rPr>
          <w:rFonts w:ascii="Times New Roman" w:hAnsi="Times New Roman" w:cs="Times New Roman"/>
          <w:sz w:val="24"/>
          <w:szCs w:val="24"/>
        </w:rPr>
        <w:t>true and nine exposure prediction</w:t>
      </w:r>
      <w:r w:rsidRPr="00EE76DE">
        <w:rPr>
          <w:rFonts w:ascii="Times New Roman" w:hAnsi="Times New Roman" w:cs="Times New Roman"/>
          <w:sz w:val="24"/>
          <w:szCs w:val="24"/>
        </w:rPr>
        <w:t xml:space="preserve"> methods </w:t>
      </w:r>
      <w:r w:rsidR="00487FF2" w:rsidRPr="00A918B5">
        <w:rPr>
          <w:rFonts w:ascii="Times New Roman" w:hAnsi="Times New Roman" w:cs="Times New Roman"/>
        </w:rPr>
        <w:t>(</w:t>
      </w:r>
      <w:r w:rsidR="00487FF2" w:rsidRPr="00487FF2">
        <w:rPr>
          <w:rFonts w:ascii="Times New Roman" w:hAnsi="Times New Roman" w:cs="Times New Roman"/>
          <w:sz w:val="24"/>
          <w:szCs w:val="24"/>
        </w:rPr>
        <w:t>TE</w:t>
      </w:r>
      <w:r w:rsidR="00487FF2" w:rsidRPr="00A5667A">
        <w:rPr>
          <w:rFonts w:ascii="Times New Roman" w:hAnsi="Times New Roman" w:cs="Times New Roman"/>
          <w:sz w:val="24"/>
          <w:szCs w:val="24"/>
        </w:rPr>
        <w:t>: true</w:t>
      </w:r>
      <w:r w:rsidR="00487FF2">
        <w:rPr>
          <w:rFonts w:ascii="Times New Roman" w:hAnsi="Times New Roman" w:cs="Times New Roman"/>
          <w:sz w:val="24"/>
          <w:szCs w:val="24"/>
        </w:rPr>
        <w:t xml:space="preserve"> </w:t>
      </w:r>
      <w:r w:rsidR="00487FF2" w:rsidRPr="00A5667A">
        <w:rPr>
          <w:rFonts w:ascii="Times New Roman" w:hAnsi="Times New Roman" w:cs="Times New Roman"/>
          <w:sz w:val="24"/>
          <w:szCs w:val="24"/>
        </w:rPr>
        <w:t>exposure</w:t>
      </w:r>
      <w:r w:rsidR="00487FF2">
        <w:rPr>
          <w:rFonts w:ascii="Times New Roman" w:hAnsi="Times New Roman" w:cs="Times New Roman"/>
          <w:sz w:val="24"/>
          <w:szCs w:val="24"/>
        </w:rPr>
        <w:t xml:space="preserve">, </w:t>
      </w:r>
      <w:r w:rsidR="00487FF2" w:rsidRPr="00A5667A">
        <w:rPr>
          <w:rFonts w:ascii="Times New Roman" w:hAnsi="Times New Roman" w:cs="Times New Roman"/>
          <w:sz w:val="24"/>
          <w:szCs w:val="24"/>
        </w:rPr>
        <w:t xml:space="preserve">NM: nearest monitor, IDWA: inverse distance weight average, LUR: Land-use regression, AA: area average, </w:t>
      </w:r>
      <w:r w:rsidR="00487FF2">
        <w:rPr>
          <w:rFonts w:ascii="Times New Roman" w:hAnsi="Times New Roman" w:cs="Times New Roman"/>
          <w:sz w:val="24"/>
          <w:szCs w:val="24"/>
        </w:rPr>
        <w:t xml:space="preserve">UK: universal kriging, </w:t>
      </w:r>
      <w:r w:rsidR="00487FF2" w:rsidRPr="003F3DD1">
        <w:rPr>
          <w:rFonts w:ascii="Times New Roman" w:eastAsia="맑은 고딕" w:hAnsi="Times New Roman" w:cs="Times New Roman"/>
          <w:sz w:val="24"/>
          <w:szCs w:val="24"/>
          <w:lang w:val="en-GB"/>
        </w:rPr>
        <w:t xml:space="preserve">UKD: </w:t>
      </w:r>
      <w:r w:rsidR="00D6538E" w:rsidRPr="003F3DD1">
        <w:rPr>
          <w:rFonts w:ascii="Times New Roman" w:eastAsia="맑은 고딕" w:hAnsi="Times New Roman" w:cs="Times New Roman"/>
          <w:sz w:val="24"/>
          <w:szCs w:val="24"/>
          <w:lang w:val="en-GB"/>
        </w:rPr>
        <w:t xml:space="preserve">UK prediction at </w:t>
      </w:r>
      <w:r w:rsidR="00D6538E">
        <w:rPr>
          <w:rFonts w:ascii="Times New Roman" w:eastAsia="맑은 고딕" w:hAnsi="Times New Roman" w:cs="Times New Roman"/>
          <w:sz w:val="24"/>
          <w:szCs w:val="24"/>
          <w:lang w:val="en-GB"/>
        </w:rPr>
        <w:t>governmental offices</w:t>
      </w:r>
      <w:r w:rsidR="00D6538E" w:rsidRPr="003F3DD1">
        <w:rPr>
          <w:rFonts w:ascii="Times New Roman" w:eastAsia="맑은 고딕" w:hAnsi="Times New Roman" w:cs="Times New Roman"/>
          <w:sz w:val="24"/>
          <w:szCs w:val="24"/>
          <w:lang w:val="en-GB"/>
        </w:rPr>
        <w:t xml:space="preserve">; UKNA: district average based on UK predictions at </w:t>
      </w:r>
      <w:r w:rsidR="00D6538E">
        <w:rPr>
          <w:rFonts w:ascii="Times New Roman" w:eastAsia="맑은 고딕" w:hAnsi="Times New Roman" w:cs="Times New Roman"/>
          <w:sz w:val="24"/>
          <w:szCs w:val="24"/>
          <w:lang w:val="en-GB"/>
        </w:rPr>
        <w:t xml:space="preserve">422 </w:t>
      </w:r>
      <w:r w:rsidR="00D6538E" w:rsidRPr="003F3DD1">
        <w:rPr>
          <w:rFonts w:ascii="Times New Roman" w:eastAsia="맑은 고딕" w:hAnsi="Times New Roman" w:cs="Times New Roman"/>
          <w:sz w:val="24"/>
          <w:szCs w:val="24"/>
          <w:lang w:val="en-GB"/>
        </w:rPr>
        <w:t xml:space="preserve">neighbourhood </w:t>
      </w:r>
      <w:r w:rsidR="00D6538E">
        <w:rPr>
          <w:rFonts w:ascii="Times New Roman" w:eastAsia="맑은 고딕" w:hAnsi="Times New Roman" w:cs="Times New Roman"/>
          <w:sz w:val="24"/>
          <w:szCs w:val="24"/>
          <w:lang w:val="en-GB"/>
        </w:rPr>
        <w:t xml:space="preserve">community </w:t>
      </w:r>
      <w:proofErr w:type="spellStart"/>
      <w:r w:rsidR="00D6538E">
        <w:rPr>
          <w:rFonts w:ascii="Times New Roman" w:eastAsia="맑은 고딕" w:hAnsi="Times New Roman" w:cs="Times New Roman"/>
          <w:sz w:val="24"/>
          <w:szCs w:val="24"/>
          <w:lang w:val="en-GB"/>
        </w:rPr>
        <w:t>centers</w:t>
      </w:r>
      <w:proofErr w:type="spellEnd"/>
      <w:r w:rsidR="00487FF2" w:rsidRPr="003F3DD1">
        <w:rPr>
          <w:rFonts w:ascii="Times New Roman" w:eastAsia="맑은 고딕" w:hAnsi="Times New Roman" w:cs="Times New Roman"/>
          <w:sz w:val="24"/>
          <w:szCs w:val="24"/>
          <w:lang w:val="en-GB"/>
        </w:rPr>
        <w:t xml:space="preserve">; UKCA: district average </w:t>
      </w:r>
      <w:r w:rsidR="00487FF2">
        <w:rPr>
          <w:rFonts w:ascii="Times New Roman" w:eastAsia="맑은 고딕" w:hAnsi="Times New Roman" w:cs="Times New Roman"/>
          <w:sz w:val="24"/>
          <w:szCs w:val="24"/>
          <w:lang w:val="en-GB"/>
        </w:rPr>
        <w:t>of</w:t>
      </w:r>
      <w:r w:rsidR="00487FF2" w:rsidRPr="003F3DD1">
        <w:rPr>
          <w:rFonts w:ascii="Times New Roman" w:eastAsia="맑은 고딕" w:hAnsi="Times New Roman" w:cs="Times New Roman"/>
          <w:sz w:val="24"/>
          <w:szCs w:val="24"/>
          <w:lang w:val="en-GB"/>
        </w:rPr>
        <w:t xml:space="preserve"> UK predictions at </w:t>
      </w:r>
      <w:r w:rsidR="00487FF2">
        <w:rPr>
          <w:rFonts w:ascii="Times New Roman" w:eastAsia="맑은 고딕" w:hAnsi="Times New Roman" w:cs="Times New Roman"/>
          <w:sz w:val="24"/>
          <w:szCs w:val="24"/>
          <w:lang w:val="en-GB"/>
        </w:rPr>
        <w:t xml:space="preserve">16,230 </w:t>
      </w:r>
      <w:r w:rsidR="00487FF2" w:rsidRPr="003F3DD1">
        <w:rPr>
          <w:rFonts w:ascii="Times New Roman" w:eastAsia="맑은 고딕" w:hAnsi="Times New Roman" w:cs="Times New Roman"/>
          <w:sz w:val="24"/>
          <w:szCs w:val="24"/>
          <w:lang w:val="en-GB"/>
        </w:rPr>
        <w:t xml:space="preserve">census tract centroids; UKGA: district average </w:t>
      </w:r>
      <w:r w:rsidR="00487FF2">
        <w:rPr>
          <w:rFonts w:ascii="Times New Roman" w:eastAsia="맑은 고딕" w:hAnsi="Times New Roman" w:cs="Times New Roman"/>
          <w:sz w:val="24"/>
          <w:szCs w:val="24"/>
          <w:lang w:val="en-GB"/>
        </w:rPr>
        <w:t>of</w:t>
      </w:r>
      <w:r w:rsidR="00487FF2" w:rsidRPr="003F3DD1">
        <w:rPr>
          <w:rFonts w:ascii="Times New Roman" w:eastAsia="맑은 고딕" w:hAnsi="Times New Roman" w:cs="Times New Roman"/>
          <w:sz w:val="24"/>
          <w:szCs w:val="24"/>
          <w:lang w:val="en-GB"/>
        </w:rPr>
        <w:t xml:space="preserve"> UK predictions at </w:t>
      </w:r>
      <w:r w:rsidR="00487FF2">
        <w:rPr>
          <w:rFonts w:ascii="Times New Roman" w:eastAsia="맑은 고딕" w:hAnsi="Times New Roman" w:cs="Times New Roman"/>
          <w:sz w:val="24"/>
          <w:szCs w:val="24"/>
          <w:lang w:val="en-GB"/>
        </w:rPr>
        <w:t xml:space="preserve">610 </w:t>
      </w:r>
      <w:r w:rsidR="00487FF2" w:rsidRPr="003F3DD1">
        <w:rPr>
          <w:rFonts w:ascii="Times New Roman" w:eastAsia="맑은 고딕" w:hAnsi="Times New Roman" w:cs="Times New Roman"/>
          <w:sz w:val="24"/>
          <w:szCs w:val="24"/>
          <w:lang w:val="en-GB"/>
        </w:rPr>
        <w:t>1</w:t>
      </w:r>
      <w:r w:rsidR="00487FF2">
        <w:rPr>
          <w:rFonts w:ascii="Times New Roman" w:eastAsia="맑은 고딕" w:hAnsi="Times New Roman" w:cs="Times New Roman"/>
          <w:sz w:val="24"/>
          <w:szCs w:val="24"/>
          <w:lang w:val="en-GB"/>
        </w:rPr>
        <w:t>-</w:t>
      </w:r>
      <w:r w:rsidR="00487FF2" w:rsidRPr="003F3DD1">
        <w:rPr>
          <w:rFonts w:ascii="Times New Roman" w:eastAsia="맑은 고딕" w:hAnsi="Times New Roman" w:cs="Times New Roman"/>
          <w:sz w:val="24"/>
          <w:szCs w:val="24"/>
          <w:lang w:val="en-GB"/>
        </w:rPr>
        <w:t>km grid</w:t>
      </w:r>
      <w:r w:rsidR="00706B95">
        <w:rPr>
          <w:rFonts w:ascii="Times New Roman" w:eastAsia="맑은 고딕" w:hAnsi="Times New Roman" w:cs="Times New Roman"/>
          <w:sz w:val="24"/>
          <w:szCs w:val="24"/>
          <w:lang w:val="en-GB"/>
        </w:rPr>
        <w:t xml:space="preserve"> coordinates</w:t>
      </w:r>
      <w:r w:rsidR="00487FF2">
        <w:rPr>
          <w:rFonts w:ascii="Times New Roman" w:hAnsi="Times New Roman" w:cs="Times New Roman"/>
          <w:sz w:val="24"/>
          <w:szCs w:val="24"/>
        </w:rPr>
        <w:t xml:space="preserve">) </w:t>
      </w:r>
      <w:r w:rsidR="00706B95" w:rsidRPr="00EE76DE">
        <w:rPr>
          <w:rFonts w:ascii="Times New Roman" w:hAnsi="Times New Roman" w:cs="Times New Roman"/>
          <w:sz w:val="24"/>
          <w:szCs w:val="24"/>
        </w:rPr>
        <w:t>by eight environmental scenarios</w:t>
      </w:r>
      <w:r w:rsidR="00706B95" w:rsidDel="00706B95">
        <w:rPr>
          <w:rFonts w:ascii="Times New Roman" w:hAnsi="Times New Roman" w:cs="Times New Roman"/>
          <w:sz w:val="24"/>
          <w:szCs w:val="24"/>
        </w:rPr>
        <w:t xml:space="preserve"> </w:t>
      </w:r>
      <w:r w:rsidR="00487FF2">
        <w:rPr>
          <w:rFonts w:ascii="Times New Roman" w:hAnsi="Times New Roman" w:cs="Times New Roman"/>
          <w:sz w:val="24"/>
          <w:szCs w:val="24"/>
        </w:rPr>
        <w:t>(blue</w:t>
      </w:r>
      <w:r w:rsidR="0089256B">
        <w:rPr>
          <w:rFonts w:ascii="Times New Roman" w:hAnsi="Times New Roman" w:cs="Times New Roman"/>
          <w:sz w:val="24"/>
          <w:szCs w:val="24"/>
        </w:rPr>
        <w:t xml:space="preserve"> bars for true exposure;</w:t>
      </w:r>
      <w:r w:rsidR="00487FF2">
        <w:rPr>
          <w:rFonts w:ascii="Times New Roman" w:hAnsi="Times New Roman" w:cs="Times New Roman"/>
          <w:sz w:val="24"/>
          <w:szCs w:val="24"/>
        </w:rPr>
        <w:t xml:space="preserve"> yellow and orange bars for </w:t>
      </w:r>
      <w:r w:rsidR="0089256B">
        <w:rPr>
          <w:rFonts w:ascii="Times New Roman" w:hAnsi="Times New Roman" w:cs="Times New Roman"/>
          <w:sz w:val="24"/>
          <w:szCs w:val="24"/>
        </w:rPr>
        <w:t>predicted exposure with complete and incomplete address</w:t>
      </w:r>
      <w:r w:rsidR="00706B95">
        <w:rPr>
          <w:rFonts w:ascii="Times New Roman" w:hAnsi="Times New Roman" w:cs="Times New Roman"/>
          <w:sz w:val="24"/>
          <w:szCs w:val="24"/>
        </w:rPr>
        <w:t>es</w:t>
      </w:r>
      <w:r w:rsidR="0089256B">
        <w:rPr>
          <w:rFonts w:ascii="Times New Roman" w:hAnsi="Times New Roman" w:cs="Times New Roman"/>
          <w:sz w:val="24"/>
          <w:szCs w:val="24"/>
        </w:rPr>
        <w:t>,</w:t>
      </w:r>
      <w:r w:rsidR="00487FF2">
        <w:rPr>
          <w:rFonts w:ascii="Times New Roman" w:hAnsi="Times New Roman" w:cs="Times New Roman"/>
          <w:sz w:val="24"/>
          <w:szCs w:val="24"/>
        </w:rPr>
        <w:t xml:space="preserve"> respectively)</w:t>
      </w:r>
      <w:r w:rsidR="00516C59">
        <w:rPr>
          <w:rFonts w:ascii="Times New Roman" w:hAnsi="Times New Roman" w:cs="Times New Roman"/>
          <w:sz w:val="24"/>
          <w:szCs w:val="24"/>
        </w:rPr>
        <w:t xml:space="preserve"> </w:t>
      </w:r>
      <w:commentRangeEnd w:id="12"/>
      <w:r w:rsidR="00706B95">
        <w:rPr>
          <w:rStyle w:val="af1"/>
        </w:rPr>
        <w:commentReference w:id="12"/>
      </w:r>
    </w:p>
    <w:tbl>
      <w:tblPr>
        <w:tblStyle w:val="af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Look w:val="04A0" w:firstRow="1" w:lastRow="0" w:firstColumn="1" w:lastColumn="0" w:noHBand="0" w:noVBand="1"/>
      </w:tblPr>
      <w:tblGrid>
        <w:gridCol w:w="4454"/>
        <w:gridCol w:w="4572"/>
      </w:tblGrid>
      <w:tr w:rsidR="00375F2D" w14:paraId="712EA1FB" w14:textId="77777777" w:rsidTr="0089256B">
        <w:trPr>
          <w:trHeight w:val="1984"/>
        </w:trPr>
        <w:tc>
          <w:tcPr>
            <w:tcW w:w="4508" w:type="dxa"/>
            <w:hideMark/>
          </w:tcPr>
          <w:p w14:paraId="17624C42" w14:textId="77777777" w:rsidR="00375F2D" w:rsidRDefault="00375F2D">
            <w:pPr>
              <w:spacing w:line="240" w:lineRule="auto"/>
            </w:pPr>
            <w:r>
              <w:rPr>
                <w:noProof/>
              </w:rPr>
              <w:drawing>
                <wp:inline distT="0" distB="0" distL="0" distR="0" wp14:anchorId="04AF85A7" wp14:editId="5B9215B6">
                  <wp:extent cx="2720340" cy="1200150"/>
                  <wp:effectExtent l="0" t="0" r="381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731483" cy="1205066"/>
                          </a:xfrm>
                          <a:prstGeom prst="rect">
                            <a:avLst/>
                          </a:prstGeom>
                          <a:noFill/>
                          <a:ln>
                            <a:noFill/>
                          </a:ln>
                        </pic:spPr>
                      </pic:pic>
                    </a:graphicData>
                  </a:graphic>
                </wp:inline>
              </w:drawing>
            </w:r>
          </w:p>
        </w:tc>
        <w:tc>
          <w:tcPr>
            <w:tcW w:w="4508" w:type="dxa"/>
            <w:hideMark/>
          </w:tcPr>
          <w:p w14:paraId="311441D7" w14:textId="77777777" w:rsidR="00375F2D" w:rsidRDefault="00375F2D">
            <w:pPr>
              <w:spacing w:line="240" w:lineRule="auto"/>
            </w:pPr>
            <w:r>
              <w:rPr>
                <w:noProof/>
              </w:rPr>
              <w:drawing>
                <wp:inline distT="0" distB="0" distL="0" distR="0" wp14:anchorId="10718FF6" wp14:editId="6A328437">
                  <wp:extent cx="2735580" cy="1200150"/>
                  <wp:effectExtent l="0" t="0" r="762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735908" cy="1200294"/>
                          </a:xfrm>
                          <a:prstGeom prst="rect">
                            <a:avLst/>
                          </a:prstGeom>
                          <a:noFill/>
                          <a:ln>
                            <a:noFill/>
                          </a:ln>
                        </pic:spPr>
                      </pic:pic>
                    </a:graphicData>
                  </a:graphic>
                </wp:inline>
              </w:drawing>
            </w:r>
          </w:p>
        </w:tc>
      </w:tr>
      <w:tr w:rsidR="00375F2D" w14:paraId="53AA631E" w14:textId="77777777" w:rsidTr="0089256B">
        <w:trPr>
          <w:trHeight w:val="1984"/>
        </w:trPr>
        <w:tc>
          <w:tcPr>
            <w:tcW w:w="4508" w:type="dxa"/>
            <w:tcMar>
              <w:top w:w="0" w:type="dxa"/>
              <w:left w:w="108" w:type="dxa"/>
              <w:bottom w:w="0" w:type="dxa"/>
              <w:right w:w="108" w:type="dxa"/>
            </w:tcMar>
            <w:hideMark/>
          </w:tcPr>
          <w:p w14:paraId="250901F6" w14:textId="77777777" w:rsidR="00375F2D" w:rsidRDefault="00375F2D">
            <w:pPr>
              <w:tabs>
                <w:tab w:val="left" w:pos="29"/>
              </w:tabs>
              <w:spacing w:line="240" w:lineRule="auto"/>
            </w:pPr>
            <w:r>
              <w:rPr>
                <w:noProof/>
              </w:rPr>
              <w:drawing>
                <wp:inline distT="0" distB="0" distL="0" distR="0" wp14:anchorId="47A9CE62" wp14:editId="6714AB0D">
                  <wp:extent cx="2711450" cy="1114425"/>
                  <wp:effectExtent l="0" t="0" r="0" b="952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8"/>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722548" cy="1118986"/>
                          </a:xfrm>
                          <a:prstGeom prst="rect">
                            <a:avLst/>
                          </a:prstGeom>
                          <a:noFill/>
                          <a:ln>
                            <a:noFill/>
                          </a:ln>
                        </pic:spPr>
                      </pic:pic>
                    </a:graphicData>
                  </a:graphic>
                </wp:inline>
              </w:drawing>
            </w:r>
          </w:p>
        </w:tc>
        <w:tc>
          <w:tcPr>
            <w:tcW w:w="4508" w:type="dxa"/>
            <w:tcMar>
              <w:top w:w="0" w:type="dxa"/>
              <w:left w:w="108" w:type="dxa"/>
              <w:bottom w:w="0" w:type="dxa"/>
              <w:right w:w="108" w:type="dxa"/>
            </w:tcMar>
            <w:hideMark/>
          </w:tcPr>
          <w:p w14:paraId="659D03DF" w14:textId="77777777" w:rsidR="00375F2D" w:rsidRDefault="00375F2D">
            <w:pPr>
              <w:spacing w:line="240" w:lineRule="auto"/>
            </w:pPr>
            <w:r>
              <w:rPr>
                <w:noProof/>
              </w:rPr>
              <w:drawing>
                <wp:inline distT="0" distB="0" distL="0" distR="0" wp14:anchorId="5DE8C334" wp14:editId="286F52D3">
                  <wp:extent cx="2743200" cy="1114425"/>
                  <wp:effectExtent l="0" t="0" r="0" b="952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9"/>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743200" cy="1114425"/>
                          </a:xfrm>
                          <a:prstGeom prst="rect">
                            <a:avLst/>
                          </a:prstGeom>
                          <a:noFill/>
                          <a:ln>
                            <a:noFill/>
                          </a:ln>
                        </pic:spPr>
                      </pic:pic>
                    </a:graphicData>
                  </a:graphic>
                </wp:inline>
              </w:drawing>
            </w:r>
          </w:p>
        </w:tc>
      </w:tr>
      <w:tr w:rsidR="00375F2D" w14:paraId="3CDBBA87" w14:textId="77777777" w:rsidTr="0089256B">
        <w:trPr>
          <w:trHeight w:val="1984"/>
        </w:trPr>
        <w:tc>
          <w:tcPr>
            <w:tcW w:w="4508" w:type="dxa"/>
            <w:tcMar>
              <w:top w:w="0" w:type="dxa"/>
              <w:left w:w="108" w:type="dxa"/>
              <w:bottom w:w="0" w:type="dxa"/>
              <w:right w:w="108" w:type="dxa"/>
            </w:tcMar>
            <w:hideMark/>
          </w:tcPr>
          <w:p w14:paraId="4AA95F52" w14:textId="77777777" w:rsidR="00375F2D" w:rsidRDefault="00375F2D">
            <w:pPr>
              <w:spacing w:line="240" w:lineRule="auto"/>
              <w:rPr>
                <w:noProof/>
              </w:rPr>
            </w:pPr>
            <w:r>
              <w:rPr>
                <w:noProof/>
              </w:rPr>
              <w:drawing>
                <wp:inline distT="0" distB="0" distL="0" distR="0" wp14:anchorId="15EEA19F" wp14:editId="4BE1CD93">
                  <wp:extent cx="2720567" cy="1181100"/>
                  <wp:effectExtent l="0" t="0" r="381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0"/>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726180" cy="1183537"/>
                          </a:xfrm>
                          <a:prstGeom prst="rect">
                            <a:avLst/>
                          </a:prstGeom>
                          <a:noFill/>
                          <a:ln>
                            <a:noFill/>
                          </a:ln>
                        </pic:spPr>
                      </pic:pic>
                    </a:graphicData>
                  </a:graphic>
                </wp:inline>
              </w:drawing>
            </w:r>
          </w:p>
        </w:tc>
        <w:tc>
          <w:tcPr>
            <w:tcW w:w="4508" w:type="dxa"/>
            <w:tcMar>
              <w:top w:w="0" w:type="dxa"/>
              <w:left w:w="108" w:type="dxa"/>
              <w:bottom w:w="0" w:type="dxa"/>
              <w:right w:w="108" w:type="dxa"/>
            </w:tcMar>
            <w:hideMark/>
          </w:tcPr>
          <w:p w14:paraId="5EBABC6E" w14:textId="77777777" w:rsidR="00375F2D" w:rsidRDefault="00375F2D">
            <w:pPr>
              <w:spacing w:line="240" w:lineRule="auto"/>
              <w:rPr>
                <w:noProof/>
              </w:rPr>
            </w:pPr>
            <w:r>
              <w:rPr>
                <w:noProof/>
              </w:rPr>
              <w:drawing>
                <wp:inline distT="0" distB="0" distL="0" distR="0" wp14:anchorId="6925583E" wp14:editId="5D482B6F">
                  <wp:extent cx="2794635" cy="1181100"/>
                  <wp:effectExtent l="0" t="0" r="5715"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794678" cy="1181118"/>
                          </a:xfrm>
                          <a:prstGeom prst="rect">
                            <a:avLst/>
                          </a:prstGeom>
                          <a:noFill/>
                          <a:ln>
                            <a:noFill/>
                          </a:ln>
                        </pic:spPr>
                      </pic:pic>
                    </a:graphicData>
                  </a:graphic>
                </wp:inline>
              </w:drawing>
            </w:r>
          </w:p>
        </w:tc>
      </w:tr>
      <w:tr w:rsidR="00375F2D" w14:paraId="5535EF84" w14:textId="77777777" w:rsidTr="0089256B">
        <w:trPr>
          <w:trHeight w:val="1984"/>
        </w:trPr>
        <w:tc>
          <w:tcPr>
            <w:tcW w:w="4508" w:type="dxa"/>
            <w:tcMar>
              <w:top w:w="0" w:type="dxa"/>
              <w:left w:w="108" w:type="dxa"/>
              <w:bottom w:w="0" w:type="dxa"/>
              <w:right w:w="108" w:type="dxa"/>
            </w:tcMar>
            <w:hideMark/>
          </w:tcPr>
          <w:p w14:paraId="548F9C77" w14:textId="77777777" w:rsidR="00375F2D" w:rsidRDefault="00375F2D">
            <w:pPr>
              <w:spacing w:line="240" w:lineRule="auto"/>
              <w:rPr>
                <w:noProof/>
              </w:rPr>
            </w:pPr>
            <w:r>
              <w:rPr>
                <w:noProof/>
              </w:rPr>
              <w:drawing>
                <wp:inline distT="0" distB="0" distL="0" distR="0" wp14:anchorId="05FB541D" wp14:editId="249DCDBA">
                  <wp:extent cx="2720194" cy="1162050"/>
                  <wp:effectExtent l="0" t="0" r="4445"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3"/>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725953" cy="1164510"/>
                          </a:xfrm>
                          <a:prstGeom prst="rect">
                            <a:avLst/>
                          </a:prstGeom>
                          <a:noFill/>
                          <a:ln>
                            <a:noFill/>
                          </a:ln>
                        </pic:spPr>
                      </pic:pic>
                    </a:graphicData>
                  </a:graphic>
                </wp:inline>
              </w:drawing>
            </w:r>
          </w:p>
        </w:tc>
        <w:tc>
          <w:tcPr>
            <w:tcW w:w="4508" w:type="dxa"/>
            <w:tcMar>
              <w:top w:w="0" w:type="dxa"/>
              <w:left w:w="108" w:type="dxa"/>
              <w:bottom w:w="0" w:type="dxa"/>
              <w:right w:w="108" w:type="dxa"/>
            </w:tcMar>
            <w:hideMark/>
          </w:tcPr>
          <w:p w14:paraId="24726FC0" w14:textId="77777777" w:rsidR="00375F2D" w:rsidRDefault="00375F2D">
            <w:pPr>
              <w:spacing w:line="240" w:lineRule="auto"/>
              <w:rPr>
                <w:noProof/>
              </w:rPr>
            </w:pPr>
            <w:r>
              <w:rPr>
                <w:noProof/>
              </w:rPr>
              <w:drawing>
                <wp:inline distT="0" distB="0" distL="0" distR="0" wp14:anchorId="62FDD928" wp14:editId="26416923">
                  <wp:extent cx="2794635" cy="1162050"/>
                  <wp:effectExtent l="0" t="0" r="5715"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4"/>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794635" cy="1162050"/>
                          </a:xfrm>
                          <a:prstGeom prst="rect">
                            <a:avLst/>
                          </a:prstGeom>
                          <a:noFill/>
                          <a:ln>
                            <a:noFill/>
                          </a:ln>
                        </pic:spPr>
                      </pic:pic>
                    </a:graphicData>
                  </a:graphic>
                </wp:inline>
              </w:drawing>
            </w:r>
          </w:p>
        </w:tc>
      </w:tr>
    </w:tbl>
    <w:p w14:paraId="244F8988" w14:textId="3A17FD37" w:rsidR="00D36433" w:rsidRPr="0089256B" w:rsidRDefault="00D36433" w:rsidP="0089256B">
      <w:pPr>
        <w:spacing w:line="480" w:lineRule="auto"/>
        <w:rPr>
          <w:rFonts w:ascii="Times New Roman" w:hAnsi="Times New Roman" w:cs="Times New Roman"/>
          <w:b/>
          <w:sz w:val="24"/>
          <w:szCs w:val="24"/>
        </w:rPr>
      </w:pPr>
      <w:commentRangeStart w:id="13"/>
      <w:r w:rsidRPr="0089256B">
        <w:rPr>
          <w:rFonts w:ascii="Times New Roman" w:hAnsi="Times New Roman" w:cs="Times New Roman"/>
          <w:b/>
          <w:sz w:val="24"/>
          <w:szCs w:val="24"/>
        </w:rPr>
        <w:lastRenderedPageBreak/>
        <w:t>Figure</w:t>
      </w:r>
      <w:r w:rsidR="00494AD0" w:rsidRPr="0089256B">
        <w:rPr>
          <w:rFonts w:ascii="Times New Roman" w:hAnsi="Times New Roman" w:cs="Times New Roman"/>
          <w:b/>
          <w:sz w:val="24"/>
          <w:szCs w:val="24"/>
        </w:rPr>
        <w:t xml:space="preserve"> </w:t>
      </w:r>
      <w:r w:rsidRPr="0089256B">
        <w:rPr>
          <w:rFonts w:ascii="Times New Roman" w:hAnsi="Times New Roman" w:cs="Times New Roman"/>
          <w:b/>
          <w:sz w:val="24"/>
          <w:szCs w:val="24"/>
        </w:rPr>
        <w:t>S5.</w:t>
      </w:r>
      <w:commentRangeEnd w:id="13"/>
      <w:r w:rsidR="00846345">
        <w:rPr>
          <w:rStyle w:val="af1"/>
        </w:rPr>
        <w:commentReference w:id="13"/>
      </w:r>
      <w:r w:rsidR="00DC0A53" w:rsidRPr="0089256B">
        <w:rPr>
          <w:rFonts w:ascii="Times New Roman" w:hAnsi="Times New Roman" w:cs="Times New Roman"/>
          <w:b/>
          <w:sz w:val="24"/>
          <w:szCs w:val="24"/>
        </w:rPr>
        <w:t xml:space="preserve"> </w:t>
      </w:r>
      <w:r w:rsidR="00DC0A53" w:rsidRPr="0089256B">
        <w:rPr>
          <w:rFonts w:ascii="Times New Roman" w:hAnsi="Times New Roman" w:cs="Times New Roman"/>
          <w:sz w:val="24"/>
          <w:szCs w:val="24"/>
        </w:rPr>
        <w:t>Bar plots of root mean square error (</w:t>
      </w:r>
      <w:r w:rsidR="004304CA" w:rsidRPr="0089256B">
        <w:rPr>
          <w:rFonts w:ascii="Times New Roman" w:hAnsi="Times New Roman" w:cs="Times New Roman"/>
          <w:sz w:val="24"/>
          <w:szCs w:val="24"/>
        </w:rPr>
        <w:t>filled</w:t>
      </w:r>
      <w:r w:rsidR="00DC0A53" w:rsidRPr="0089256B">
        <w:rPr>
          <w:rFonts w:ascii="Times New Roman" w:hAnsi="Times New Roman" w:cs="Times New Roman"/>
          <w:sz w:val="24"/>
          <w:szCs w:val="24"/>
        </w:rPr>
        <w:t xml:space="preserve"> bar), average standard error (</w:t>
      </w:r>
      <w:r w:rsidR="004304CA" w:rsidRPr="0089256B">
        <w:rPr>
          <w:rFonts w:ascii="Times New Roman" w:hAnsi="Times New Roman" w:cs="Times New Roman"/>
          <w:sz w:val="24"/>
          <w:szCs w:val="24"/>
        </w:rPr>
        <w:t xml:space="preserve">empty </w:t>
      </w:r>
      <w:r w:rsidR="00DC0A53" w:rsidRPr="0089256B">
        <w:rPr>
          <w:rFonts w:ascii="Times New Roman" w:hAnsi="Times New Roman" w:cs="Times New Roman"/>
          <w:sz w:val="24"/>
          <w:szCs w:val="24"/>
        </w:rPr>
        <w:t>bar), and coverage probability (grey point) for effect estimates of true and predicted PM</w:t>
      </w:r>
      <w:r w:rsidR="00DC0A53" w:rsidRPr="0089256B">
        <w:rPr>
          <w:rFonts w:ascii="Times New Roman" w:hAnsi="Times New Roman" w:cs="Times New Roman"/>
          <w:sz w:val="24"/>
          <w:szCs w:val="24"/>
          <w:vertAlign w:val="subscript"/>
        </w:rPr>
        <w:t>10</w:t>
      </w:r>
      <w:r w:rsidR="00DC0A53" w:rsidRPr="0089256B">
        <w:rPr>
          <w:rFonts w:ascii="Times New Roman" w:hAnsi="Times New Roman" w:cs="Times New Roman"/>
          <w:sz w:val="24"/>
          <w:szCs w:val="24"/>
        </w:rPr>
        <w:t xml:space="preserve"> concentrations on low birth weight across </w:t>
      </w:r>
      <w:r w:rsidR="0089256B">
        <w:rPr>
          <w:rFonts w:ascii="Times New Roman" w:hAnsi="Times New Roman" w:cs="Times New Roman"/>
          <w:sz w:val="24"/>
          <w:szCs w:val="24"/>
        </w:rPr>
        <w:t>ten</w:t>
      </w:r>
      <w:r w:rsidR="00DC0A53" w:rsidRPr="0089256B">
        <w:rPr>
          <w:rFonts w:ascii="Times New Roman" w:hAnsi="Times New Roman" w:cs="Times New Roman"/>
          <w:sz w:val="24"/>
          <w:szCs w:val="24"/>
        </w:rPr>
        <w:t xml:space="preserve"> exposure assessment methods</w:t>
      </w:r>
      <w:r w:rsidR="006841E8">
        <w:rPr>
          <w:rFonts w:ascii="Times New Roman" w:hAnsi="Times New Roman" w:cs="Times New Roman"/>
          <w:sz w:val="24"/>
          <w:szCs w:val="24"/>
        </w:rPr>
        <w:t xml:space="preserve"> </w:t>
      </w:r>
      <w:r w:rsidR="00DC0A53" w:rsidRPr="0089256B">
        <w:rPr>
          <w:rFonts w:ascii="Times New Roman" w:hAnsi="Times New Roman" w:cs="Times New Roman"/>
          <w:sz w:val="24"/>
          <w:szCs w:val="24"/>
        </w:rPr>
        <w:t>by eight environmental scenarios.</w:t>
      </w:r>
    </w:p>
    <w:tbl>
      <w:tblPr>
        <w:tblStyle w:val="af3"/>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3"/>
        <w:gridCol w:w="4493"/>
      </w:tblGrid>
      <w:tr w:rsidR="004304CA" w14:paraId="2DDA2FFF" w14:textId="77777777" w:rsidTr="0089256B">
        <w:trPr>
          <w:trHeight w:val="1984"/>
          <w:jc w:val="center"/>
        </w:trPr>
        <w:tc>
          <w:tcPr>
            <w:tcW w:w="6843" w:type="dxa"/>
            <w:vAlign w:val="center"/>
            <w:hideMark/>
          </w:tcPr>
          <w:p w14:paraId="1A5BDEE8" w14:textId="2B37CF60" w:rsidR="00D36433" w:rsidRDefault="00E751E8" w:rsidP="003F4814">
            <w:pPr>
              <w:spacing w:line="240" w:lineRule="auto"/>
              <w:jc w:val="center"/>
            </w:pPr>
            <w:r>
              <w:rPr>
                <w:noProof/>
              </w:rPr>
              <w:drawing>
                <wp:inline distT="0" distB="0" distL="0" distR="0" wp14:anchorId="3EB4AFF8" wp14:editId="108779B6">
                  <wp:extent cx="2751743" cy="1650670"/>
                  <wp:effectExtent l="0" t="0" r="0" b="698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751743" cy="1650670"/>
                          </a:xfrm>
                          <a:prstGeom prst="rect">
                            <a:avLst/>
                          </a:prstGeom>
                          <a:noFill/>
                        </pic:spPr>
                      </pic:pic>
                    </a:graphicData>
                  </a:graphic>
                </wp:inline>
              </w:drawing>
            </w:r>
          </w:p>
        </w:tc>
        <w:tc>
          <w:tcPr>
            <w:tcW w:w="6844" w:type="dxa"/>
            <w:vAlign w:val="center"/>
            <w:hideMark/>
          </w:tcPr>
          <w:p w14:paraId="51831C1C" w14:textId="6BEF6F16" w:rsidR="00D36433" w:rsidRDefault="00644949" w:rsidP="003F4814">
            <w:pPr>
              <w:spacing w:line="240" w:lineRule="auto"/>
              <w:jc w:val="center"/>
            </w:pPr>
            <w:r>
              <w:rPr>
                <w:rFonts w:ascii="Times New Roman" w:hAnsi="Times New Roman" w:cs="Times New Roman"/>
                <w:noProof/>
                <w:sz w:val="24"/>
                <w:szCs w:val="24"/>
              </w:rPr>
              <w:drawing>
                <wp:inline distT="0" distB="0" distL="0" distR="0" wp14:anchorId="5B858A4A" wp14:editId="001FFC15">
                  <wp:extent cx="2765425" cy="1658878"/>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797002" cy="1677820"/>
                          </a:xfrm>
                          <a:prstGeom prst="rect">
                            <a:avLst/>
                          </a:prstGeom>
                          <a:noFill/>
                        </pic:spPr>
                      </pic:pic>
                    </a:graphicData>
                  </a:graphic>
                </wp:inline>
              </w:drawing>
            </w:r>
          </w:p>
        </w:tc>
      </w:tr>
      <w:tr w:rsidR="004304CA" w14:paraId="24C625F7" w14:textId="77777777" w:rsidTr="0089256B">
        <w:trPr>
          <w:trHeight w:val="1984"/>
          <w:jc w:val="center"/>
        </w:trPr>
        <w:tc>
          <w:tcPr>
            <w:tcW w:w="6843" w:type="dxa"/>
            <w:vAlign w:val="center"/>
            <w:hideMark/>
          </w:tcPr>
          <w:p w14:paraId="26700A9A" w14:textId="30F960AD" w:rsidR="00D36433" w:rsidRDefault="00E751E8" w:rsidP="003F4814">
            <w:pPr>
              <w:spacing w:line="240" w:lineRule="auto"/>
              <w:jc w:val="center"/>
            </w:pPr>
            <w:r>
              <w:rPr>
                <w:noProof/>
              </w:rPr>
              <w:drawing>
                <wp:inline distT="0" distB="0" distL="0" distR="0" wp14:anchorId="0386897F" wp14:editId="26EDB88A">
                  <wp:extent cx="2791337" cy="1674421"/>
                  <wp:effectExtent l="0" t="0" r="0" b="254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807136" cy="1683898"/>
                          </a:xfrm>
                          <a:prstGeom prst="rect">
                            <a:avLst/>
                          </a:prstGeom>
                          <a:noFill/>
                        </pic:spPr>
                      </pic:pic>
                    </a:graphicData>
                  </a:graphic>
                </wp:inline>
              </w:drawing>
            </w:r>
          </w:p>
        </w:tc>
        <w:tc>
          <w:tcPr>
            <w:tcW w:w="6844" w:type="dxa"/>
            <w:vAlign w:val="center"/>
            <w:hideMark/>
          </w:tcPr>
          <w:p w14:paraId="33537BEE" w14:textId="2BF5385F" w:rsidR="00D36433" w:rsidRDefault="008460AB" w:rsidP="003F4814">
            <w:pPr>
              <w:spacing w:line="240" w:lineRule="auto"/>
              <w:jc w:val="center"/>
            </w:pPr>
            <w:r>
              <w:rPr>
                <w:noProof/>
              </w:rPr>
              <w:drawing>
                <wp:inline distT="0" distB="0" distL="0" distR="0" wp14:anchorId="57ADD595" wp14:editId="64335B11">
                  <wp:extent cx="2743200" cy="1645545"/>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760892" cy="1656158"/>
                          </a:xfrm>
                          <a:prstGeom prst="rect">
                            <a:avLst/>
                          </a:prstGeom>
                          <a:noFill/>
                        </pic:spPr>
                      </pic:pic>
                    </a:graphicData>
                  </a:graphic>
                </wp:inline>
              </w:drawing>
            </w:r>
          </w:p>
        </w:tc>
      </w:tr>
      <w:tr w:rsidR="004304CA" w14:paraId="7F87A002" w14:textId="77777777" w:rsidTr="0089256B">
        <w:trPr>
          <w:trHeight w:val="1984"/>
          <w:jc w:val="center"/>
        </w:trPr>
        <w:tc>
          <w:tcPr>
            <w:tcW w:w="6843" w:type="dxa"/>
            <w:vAlign w:val="center"/>
            <w:hideMark/>
          </w:tcPr>
          <w:p w14:paraId="60AB39AA" w14:textId="4323105F" w:rsidR="00D36433" w:rsidRDefault="00E751E8" w:rsidP="003F4814">
            <w:pPr>
              <w:spacing w:line="240" w:lineRule="auto"/>
              <w:jc w:val="center"/>
              <w:rPr>
                <w:noProof/>
              </w:rPr>
            </w:pPr>
            <w:r>
              <w:rPr>
                <w:noProof/>
              </w:rPr>
              <w:drawing>
                <wp:inline distT="0" distB="0" distL="0" distR="0" wp14:anchorId="31232D73" wp14:editId="4B4D50F1">
                  <wp:extent cx="2791337" cy="1674421"/>
                  <wp:effectExtent l="0" t="0" r="0" b="254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806509" cy="1683522"/>
                          </a:xfrm>
                          <a:prstGeom prst="rect">
                            <a:avLst/>
                          </a:prstGeom>
                          <a:noFill/>
                        </pic:spPr>
                      </pic:pic>
                    </a:graphicData>
                  </a:graphic>
                </wp:inline>
              </w:drawing>
            </w:r>
          </w:p>
        </w:tc>
        <w:tc>
          <w:tcPr>
            <w:tcW w:w="6844" w:type="dxa"/>
            <w:vAlign w:val="center"/>
            <w:hideMark/>
          </w:tcPr>
          <w:p w14:paraId="23D00CCB" w14:textId="0EEC520C" w:rsidR="00D36433" w:rsidRDefault="004304CA" w:rsidP="003F4814">
            <w:pPr>
              <w:spacing w:line="240" w:lineRule="auto"/>
              <w:jc w:val="center"/>
              <w:rPr>
                <w:noProof/>
              </w:rPr>
            </w:pPr>
            <w:r>
              <w:rPr>
                <w:noProof/>
              </w:rPr>
              <w:drawing>
                <wp:inline distT="0" distB="0" distL="0" distR="0" wp14:anchorId="6C26EC33" wp14:editId="67E4F322">
                  <wp:extent cx="2756848" cy="1653732"/>
                  <wp:effectExtent l="0" t="0" r="5715" b="381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777168" cy="1665921"/>
                          </a:xfrm>
                          <a:prstGeom prst="rect">
                            <a:avLst/>
                          </a:prstGeom>
                          <a:noFill/>
                        </pic:spPr>
                      </pic:pic>
                    </a:graphicData>
                  </a:graphic>
                </wp:inline>
              </w:drawing>
            </w:r>
          </w:p>
        </w:tc>
      </w:tr>
      <w:tr w:rsidR="004304CA" w14:paraId="3B72DF25" w14:textId="77777777" w:rsidTr="0089256B">
        <w:trPr>
          <w:trHeight w:val="1984"/>
          <w:jc w:val="center"/>
        </w:trPr>
        <w:tc>
          <w:tcPr>
            <w:tcW w:w="6843" w:type="dxa"/>
            <w:vAlign w:val="center"/>
            <w:hideMark/>
          </w:tcPr>
          <w:p w14:paraId="11126BE2" w14:textId="41DB099A" w:rsidR="00D36433" w:rsidRDefault="004304CA" w:rsidP="003F4814">
            <w:pPr>
              <w:spacing w:line="240" w:lineRule="auto"/>
              <w:jc w:val="center"/>
              <w:rPr>
                <w:noProof/>
              </w:rPr>
            </w:pPr>
            <w:r>
              <w:rPr>
                <w:noProof/>
              </w:rPr>
              <w:drawing>
                <wp:inline distT="0" distB="0" distL="0" distR="0" wp14:anchorId="4B0545B1" wp14:editId="6A78FE34">
                  <wp:extent cx="2702257" cy="1620985"/>
                  <wp:effectExtent l="0" t="0" r="317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702257" cy="1620985"/>
                          </a:xfrm>
                          <a:prstGeom prst="rect">
                            <a:avLst/>
                          </a:prstGeom>
                          <a:noFill/>
                        </pic:spPr>
                      </pic:pic>
                    </a:graphicData>
                  </a:graphic>
                </wp:inline>
              </w:drawing>
            </w:r>
          </w:p>
        </w:tc>
        <w:tc>
          <w:tcPr>
            <w:tcW w:w="6844" w:type="dxa"/>
            <w:vAlign w:val="center"/>
            <w:hideMark/>
          </w:tcPr>
          <w:p w14:paraId="0AC17A06" w14:textId="76205608" w:rsidR="00D36433" w:rsidRDefault="00E751E8" w:rsidP="003F4814">
            <w:pPr>
              <w:spacing w:line="240" w:lineRule="auto"/>
              <w:jc w:val="center"/>
              <w:rPr>
                <w:noProof/>
              </w:rPr>
            </w:pPr>
            <w:r>
              <w:rPr>
                <w:noProof/>
              </w:rPr>
              <w:drawing>
                <wp:inline distT="0" distB="0" distL="0" distR="0" wp14:anchorId="4482E35A" wp14:editId="795290CC">
                  <wp:extent cx="2743200" cy="1645545"/>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743200" cy="1645545"/>
                          </a:xfrm>
                          <a:prstGeom prst="rect">
                            <a:avLst/>
                          </a:prstGeom>
                          <a:noFill/>
                        </pic:spPr>
                      </pic:pic>
                    </a:graphicData>
                  </a:graphic>
                </wp:inline>
              </w:drawing>
            </w:r>
          </w:p>
        </w:tc>
      </w:tr>
    </w:tbl>
    <w:p w14:paraId="40E7534D" w14:textId="77777777" w:rsidR="00D36433" w:rsidRDefault="00D36433" w:rsidP="00D36433">
      <w:pPr>
        <w:widowControl/>
        <w:wordWrap/>
        <w:autoSpaceDE/>
        <w:autoSpaceDN/>
        <w:spacing w:after="0"/>
        <w:jc w:val="left"/>
        <w:rPr>
          <w:kern w:val="0"/>
        </w:rPr>
        <w:sectPr w:rsidR="00D36433" w:rsidSect="002F1E5C">
          <w:pgSz w:w="11906" w:h="16838"/>
          <w:pgMar w:top="1701" w:right="1440" w:bottom="1440" w:left="1440" w:header="851" w:footer="992" w:gutter="0"/>
          <w:lnNumType w:countBy="1" w:restart="continuous"/>
          <w:cols w:space="720"/>
          <w:docGrid w:linePitch="272"/>
        </w:sectPr>
      </w:pPr>
    </w:p>
    <w:p w14:paraId="5D72DCBB" w14:textId="7E50EA2A" w:rsidR="00C3188E" w:rsidRDefault="00C3188E" w:rsidP="00C3188E">
      <w:pPr>
        <w:spacing w:line="480" w:lineRule="auto"/>
      </w:pPr>
      <w:r w:rsidRPr="00EE76DE">
        <w:rPr>
          <w:rFonts w:ascii="Times New Roman" w:hAnsi="Times New Roman" w:cs="Times New Roman"/>
          <w:b/>
          <w:sz w:val="24"/>
          <w:szCs w:val="24"/>
        </w:rPr>
        <w:lastRenderedPageBreak/>
        <w:t>Figure</w:t>
      </w:r>
      <w:r>
        <w:rPr>
          <w:rFonts w:ascii="Times New Roman" w:hAnsi="Times New Roman" w:cs="Times New Roman"/>
          <w:b/>
          <w:sz w:val="24"/>
          <w:szCs w:val="24"/>
        </w:rPr>
        <w:t xml:space="preserve"> </w:t>
      </w:r>
      <w:r w:rsidRPr="00EE76DE">
        <w:rPr>
          <w:rFonts w:ascii="Times New Roman" w:hAnsi="Times New Roman" w:cs="Times New Roman"/>
          <w:b/>
          <w:sz w:val="24"/>
          <w:szCs w:val="24"/>
        </w:rPr>
        <w:t>S6</w:t>
      </w:r>
      <w:r>
        <w:rPr>
          <w:rFonts w:ascii="Times New Roman" w:hAnsi="Times New Roman" w:cs="Times New Roman"/>
          <w:b/>
          <w:sz w:val="24"/>
          <w:szCs w:val="24"/>
        </w:rPr>
        <w:t>.</w:t>
      </w:r>
      <w:r w:rsidRPr="00EE76DE">
        <w:rPr>
          <w:rFonts w:ascii="Times New Roman" w:hAnsi="Times New Roman" w:cs="Times New Roman"/>
          <w:sz w:val="24"/>
          <w:szCs w:val="24"/>
        </w:rPr>
        <w:t xml:space="preserve"> True-positive rate </w:t>
      </w:r>
      <w:r>
        <w:rPr>
          <w:rFonts w:ascii="Times New Roman" w:hAnsi="Times New Roman" w:cs="Times New Roman"/>
          <w:sz w:val="24"/>
          <w:szCs w:val="24"/>
        </w:rPr>
        <w:t>for</w:t>
      </w:r>
      <w:r w:rsidRPr="00EE76DE">
        <w:rPr>
          <w:rFonts w:ascii="Times New Roman" w:hAnsi="Times New Roman" w:cs="Times New Roman"/>
          <w:sz w:val="24"/>
          <w:szCs w:val="24"/>
        </w:rPr>
        <w:t xml:space="preserve"> effect </w:t>
      </w:r>
      <w:r>
        <w:rPr>
          <w:rFonts w:ascii="Times New Roman" w:hAnsi="Times New Roman" w:cs="Times New Roman"/>
          <w:sz w:val="24"/>
          <w:szCs w:val="24"/>
        </w:rPr>
        <w:t xml:space="preserve">estimates </w:t>
      </w:r>
      <w:r w:rsidRPr="00EE76DE">
        <w:rPr>
          <w:rFonts w:ascii="Times New Roman" w:hAnsi="Times New Roman" w:cs="Times New Roman"/>
          <w:sz w:val="24"/>
          <w:szCs w:val="24"/>
        </w:rPr>
        <w:t xml:space="preserve">of </w:t>
      </w:r>
      <w:r>
        <w:rPr>
          <w:rFonts w:ascii="Times New Roman" w:hAnsi="Times New Roman" w:cs="Times New Roman"/>
          <w:sz w:val="24"/>
          <w:szCs w:val="24"/>
        </w:rPr>
        <w:t xml:space="preserve">true and predicted </w:t>
      </w:r>
      <w:r w:rsidRPr="00EE76DE">
        <w:rPr>
          <w:rFonts w:ascii="Times New Roman" w:hAnsi="Times New Roman" w:cs="Times New Roman"/>
          <w:sz w:val="24"/>
          <w:szCs w:val="24"/>
        </w:rPr>
        <w:t>PM</w:t>
      </w:r>
      <w:r w:rsidRPr="004304CA">
        <w:rPr>
          <w:rFonts w:ascii="Times New Roman" w:hAnsi="Times New Roman" w:cs="Times New Roman"/>
          <w:sz w:val="24"/>
          <w:szCs w:val="24"/>
          <w:vertAlign w:val="subscript"/>
        </w:rPr>
        <w:t>10</w:t>
      </w:r>
      <w:r w:rsidRPr="00EE76DE">
        <w:rPr>
          <w:rFonts w:ascii="Times New Roman" w:hAnsi="Times New Roman" w:cs="Times New Roman"/>
          <w:sz w:val="24"/>
          <w:szCs w:val="24"/>
        </w:rPr>
        <w:t xml:space="preserve"> </w:t>
      </w:r>
      <w:r>
        <w:rPr>
          <w:rFonts w:ascii="Times New Roman" w:hAnsi="Times New Roman" w:cs="Times New Roman"/>
          <w:sz w:val="24"/>
          <w:szCs w:val="24"/>
        </w:rPr>
        <w:t xml:space="preserve">concentrations on low birth weight </w:t>
      </w:r>
      <w:r w:rsidRPr="00EE76DE">
        <w:rPr>
          <w:rFonts w:ascii="Times New Roman" w:hAnsi="Times New Roman" w:cs="Times New Roman"/>
          <w:sz w:val="24"/>
          <w:szCs w:val="24"/>
        </w:rPr>
        <w:t xml:space="preserve">across </w:t>
      </w:r>
      <w:r>
        <w:rPr>
          <w:rFonts w:ascii="Times New Roman" w:hAnsi="Times New Roman" w:cs="Times New Roman"/>
          <w:sz w:val="24"/>
          <w:szCs w:val="24"/>
        </w:rPr>
        <w:t>10</w:t>
      </w:r>
      <w:r w:rsidRPr="00EE76DE">
        <w:rPr>
          <w:rFonts w:ascii="Times New Roman" w:hAnsi="Times New Roman" w:cs="Times New Roman"/>
          <w:sz w:val="24"/>
          <w:szCs w:val="24"/>
        </w:rPr>
        <w:t xml:space="preserve"> </w:t>
      </w:r>
      <w:r>
        <w:rPr>
          <w:rFonts w:ascii="Times New Roman" w:hAnsi="Times New Roman" w:cs="Times New Roman"/>
          <w:sz w:val="24"/>
          <w:szCs w:val="24"/>
        </w:rPr>
        <w:t>exposure assessment</w:t>
      </w:r>
      <w:r w:rsidRPr="00EE76DE">
        <w:rPr>
          <w:rFonts w:ascii="Times New Roman" w:hAnsi="Times New Roman" w:cs="Times New Roman"/>
          <w:sz w:val="24"/>
          <w:szCs w:val="24"/>
        </w:rPr>
        <w:t xml:space="preserve"> methods </w:t>
      </w:r>
      <w:r>
        <w:rPr>
          <w:rFonts w:ascii="Times New Roman" w:hAnsi="Times New Roman" w:cs="Times New Roman"/>
          <w:sz w:val="24"/>
          <w:szCs w:val="24"/>
        </w:rPr>
        <w:t>by</w:t>
      </w:r>
      <w:r w:rsidRPr="00EE76DE">
        <w:rPr>
          <w:rFonts w:ascii="Times New Roman" w:hAnsi="Times New Roman" w:cs="Times New Roman"/>
          <w:sz w:val="24"/>
          <w:szCs w:val="24"/>
        </w:rPr>
        <w:t xml:space="preserve"> eight </w:t>
      </w:r>
      <w:r>
        <w:rPr>
          <w:rFonts w:ascii="Times New Roman" w:hAnsi="Times New Roman" w:cs="Times New Roman"/>
          <w:sz w:val="24"/>
          <w:szCs w:val="24"/>
        </w:rPr>
        <w:t>e</w:t>
      </w:r>
      <w:r w:rsidRPr="00EE76DE">
        <w:rPr>
          <w:rFonts w:ascii="Times New Roman" w:hAnsi="Times New Roman" w:cs="Times New Roman"/>
          <w:sz w:val="24"/>
          <w:szCs w:val="24"/>
        </w:rPr>
        <w:t xml:space="preserve">nvironmental </w:t>
      </w:r>
      <w:r>
        <w:rPr>
          <w:rFonts w:ascii="Times New Roman" w:hAnsi="Times New Roman" w:cs="Times New Roman"/>
          <w:sz w:val="24"/>
          <w:szCs w:val="24"/>
        </w:rPr>
        <w:t>s</w:t>
      </w:r>
      <w:r w:rsidRPr="00EE76DE">
        <w:rPr>
          <w:rFonts w:ascii="Times New Roman" w:hAnsi="Times New Roman" w:cs="Times New Roman"/>
          <w:sz w:val="24"/>
          <w:szCs w:val="24"/>
        </w:rPr>
        <w:t>cenarios</w:t>
      </w:r>
      <w:r w:rsidR="004304CA">
        <w:rPr>
          <w:rFonts w:ascii="Times New Roman" w:hAnsi="Times New Roman" w:cs="Times New Roman"/>
          <w:sz w:val="24"/>
          <w:szCs w:val="24"/>
        </w:rPr>
        <w:t xml:space="preserve"> </w:t>
      </w:r>
      <w:r w:rsidR="00D6538E">
        <w:rPr>
          <w:rFonts w:ascii="Times New Roman" w:hAnsi="Times New Roman" w:cs="Times New Roman"/>
          <w:sz w:val="24"/>
          <w:szCs w:val="24"/>
        </w:rPr>
        <w:t xml:space="preserve">across two data availability conditions (yellow, and orange bars for </w:t>
      </w:r>
      <w:r w:rsidR="006841E8">
        <w:rPr>
          <w:rFonts w:ascii="Times New Roman" w:hAnsi="Times New Roman" w:cs="Times New Roman"/>
          <w:sz w:val="24"/>
          <w:szCs w:val="24"/>
        </w:rPr>
        <w:t>complete address</w:t>
      </w:r>
      <w:r w:rsidR="00D6538E">
        <w:rPr>
          <w:rFonts w:ascii="Times New Roman" w:hAnsi="Times New Roman" w:cs="Times New Roman"/>
          <w:sz w:val="24"/>
          <w:szCs w:val="24"/>
        </w:rPr>
        <w:t xml:space="preserve">, and </w:t>
      </w:r>
      <w:r w:rsidR="006841E8">
        <w:rPr>
          <w:rFonts w:ascii="Times New Roman" w:hAnsi="Times New Roman" w:cs="Times New Roman"/>
          <w:sz w:val="24"/>
          <w:szCs w:val="24"/>
        </w:rPr>
        <w:t>for incomplete address</w:t>
      </w:r>
      <w:r w:rsidR="00D6538E">
        <w:rPr>
          <w:rFonts w:ascii="Times New Roman" w:hAnsi="Times New Roman" w:cs="Times New Roman"/>
          <w:sz w:val="24"/>
          <w:szCs w:val="24"/>
        </w:rPr>
        <w:t xml:space="preserve">, respectively) </w:t>
      </w:r>
      <w:r w:rsidR="00D6538E" w:rsidRPr="00EE76DE">
        <w:rPr>
          <w:rFonts w:ascii="Times New Roman" w:hAnsi="Times New Roman" w:cs="Times New Roman"/>
          <w:sz w:val="24"/>
          <w:szCs w:val="24"/>
        </w:rPr>
        <w:t>by eight environmental scenarios</w:t>
      </w:r>
    </w:p>
    <w:tbl>
      <w:tblPr>
        <w:tblStyle w:val="af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492"/>
      </w:tblGrid>
      <w:tr w:rsidR="00D36433" w14:paraId="421FA486" w14:textId="77777777" w:rsidTr="003F4814">
        <w:tc>
          <w:tcPr>
            <w:tcW w:w="6843" w:type="dxa"/>
            <w:hideMark/>
          </w:tcPr>
          <w:p w14:paraId="3C8A70CE" w14:textId="77777777" w:rsidR="00D36433" w:rsidRDefault="00D36433" w:rsidP="003F4814">
            <w:pPr>
              <w:spacing w:line="240" w:lineRule="auto"/>
            </w:pPr>
            <w:r>
              <w:rPr>
                <w:noProof/>
              </w:rPr>
              <w:drawing>
                <wp:inline distT="0" distB="0" distL="0" distR="0" wp14:anchorId="4C8509E7" wp14:editId="26D9C108">
                  <wp:extent cx="2801620" cy="1572895"/>
                  <wp:effectExtent l="0" t="0" r="0" b="825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9"/>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801620" cy="1572895"/>
                          </a:xfrm>
                          <a:prstGeom prst="rect">
                            <a:avLst/>
                          </a:prstGeom>
                          <a:noFill/>
                          <a:ln>
                            <a:noFill/>
                          </a:ln>
                        </pic:spPr>
                      </pic:pic>
                    </a:graphicData>
                  </a:graphic>
                </wp:inline>
              </w:drawing>
            </w:r>
          </w:p>
        </w:tc>
        <w:tc>
          <w:tcPr>
            <w:tcW w:w="6844" w:type="dxa"/>
            <w:hideMark/>
          </w:tcPr>
          <w:p w14:paraId="2616574B" w14:textId="77777777" w:rsidR="00D36433" w:rsidRDefault="00D36433" w:rsidP="003F4814">
            <w:pPr>
              <w:spacing w:line="240" w:lineRule="auto"/>
            </w:pPr>
            <w:r>
              <w:rPr>
                <w:noProof/>
              </w:rPr>
              <w:drawing>
                <wp:inline distT="0" distB="0" distL="0" distR="0" wp14:anchorId="0ACF08C8" wp14:editId="43908EF6">
                  <wp:extent cx="2720975" cy="1521460"/>
                  <wp:effectExtent l="0" t="0" r="3175" b="254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0"/>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720975" cy="1521460"/>
                          </a:xfrm>
                          <a:prstGeom prst="rect">
                            <a:avLst/>
                          </a:prstGeom>
                          <a:noFill/>
                          <a:ln>
                            <a:noFill/>
                          </a:ln>
                        </pic:spPr>
                      </pic:pic>
                    </a:graphicData>
                  </a:graphic>
                </wp:inline>
              </w:drawing>
            </w:r>
          </w:p>
        </w:tc>
      </w:tr>
      <w:tr w:rsidR="00D36433" w14:paraId="5F1A3154" w14:textId="77777777" w:rsidTr="003F4814">
        <w:tc>
          <w:tcPr>
            <w:tcW w:w="6843" w:type="dxa"/>
            <w:hideMark/>
          </w:tcPr>
          <w:p w14:paraId="52F77F12" w14:textId="77777777" w:rsidR="00D36433" w:rsidRDefault="00D36433" w:rsidP="003F4814">
            <w:pPr>
              <w:spacing w:line="240" w:lineRule="auto"/>
            </w:pPr>
            <w:r>
              <w:rPr>
                <w:noProof/>
              </w:rPr>
              <w:drawing>
                <wp:inline distT="0" distB="0" distL="0" distR="0" wp14:anchorId="1BC956F3" wp14:editId="16196B1E">
                  <wp:extent cx="2809240" cy="1616710"/>
                  <wp:effectExtent l="0" t="0" r="0" b="254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1"/>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2809240" cy="1616710"/>
                          </a:xfrm>
                          <a:prstGeom prst="rect">
                            <a:avLst/>
                          </a:prstGeom>
                          <a:noFill/>
                          <a:ln>
                            <a:noFill/>
                          </a:ln>
                        </pic:spPr>
                      </pic:pic>
                    </a:graphicData>
                  </a:graphic>
                </wp:inline>
              </w:drawing>
            </w:r>
          </w:p>
        </w:tc>
        <w:tc>
          <w:tcPr>
            <w:tcW w:w="6844" w:type="dxa"/>
            <w:hideMark/>
          </w:tcPr>
          <w:p w14:paraId="7BD2BFEF" w14:textId="77777777" w:rsidR="00D36433" w:rsidRDefault="00D36433" w:rsidP="003F4814">
            <w:pPr>
              <w:spacing w:line="240" w:lineRule="auto"/>
            </w:pPr>
            <w:r>
              <w:rPr>
                <w:noProof/>
              </w:rPr>
              <w:drawing>
                <wp:inline distT="0" distB="0" distL="0" distR="0" wp14:anchorId="682F1245" wp14:editId="70DCDFFE">
                  <wp:extent cx="2780030" cy="1565275"/>
                  <wp:effectExtent l="0" t="0" r="127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2"/>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780030" cy="1565275"/>
                          </a:xfrm>
                          <a:prstGeom prst="rect">
                            <a:avLst/>
                          </a:prstGeom>
                          <a:noFill/>
                          <a:ln>
                            <a:noFill/>
                          </a:ln>
                        </pic:spPr>
                      </pic:pic>
                    </a:graphicData>
                  </a:graphic>
                </wp:inline>
              </w:drawing>
            </w:r>
          </w:p>
        </w:tc>
      </w:tr>
      <w:tr w:rsidR="00D36433" w14:paraId="57A5DA54" w14:textId="77777777" w:rsidTr="003F4814">
        <w:tc>
          <w:tcPr>
            <w:tcW w:w="6843" w:type="dxa"/>
            <w:hideMark/>
          </w:tcPr>
          <w:p w14:paraId="0AE346F3" w14:textId="77777777" w:rsidR="00D36433" w:rsidRDefault="00D36433" w:rsidP="003F4814">
            <w:pPr>
              <w:spacing w:line="240" w:lineRule="auto"/>
              <w:rPr>
                <w:noProof/>
              </w:rPr>
            </w:pPr>
            <w:r>
              <w:rPr>
                <w:noProof/>
              </w:rPr>
              <w:drawing>
                <wp:inline distT="0" distB="0" distL="0" distR="0" wp14:anchorId="648A07EF" wp14:editId="1E5F54FC">
                  <wp:extent cx="2794635" cy="1565275"/>
                  <wp:effectExtent l="0" t="0" r="5715"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3"/>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794635" cy="1565275"/>
                          </a:xfrm>
                          <a:prstGeom prst="rect">
                            <a:avLst/>
                          </a:prstGeom>
                          <a:noFill/>
                          <a:ln>
                            <a:noFill/>
                          </a:ln>
                        </pic:spPr>
                      </pic:pic>
                    </a:graphicData>
                  </a:graphic>
                </wp:inline>
              </w:drawing>
            </w:r>
          </w:p>
        </w:tc>
        <w:tc>
          <w:tcPr>
            <w:tcW w:w="6844" w:type="dxa"/>
            <w:hideMark/>
          </w:tcPr>
          <w:p w14:paraId="4C258D2D" w14:textId="77777777" w:rsidR="00D36433" w:rsidRDefault="00D36433" w:rsidP="003F4814">
            <w:pPr>
              <w:spacing w:line="240" w:lineRule="auto"/>
              <w:rPr>
                <w:noProof/>
              </w:rPr>
            </w:pPr>
            <w:r>
              <w:rPr>
                <w:noProof/>
              </w:rPr>
              <w:drawing>
                <wp:inline distT="0" distB="0" distL="0" distR="0" wp14:anchorId="4A4C165F" wp14:editId="640317A5">
                  <wp:extent cx="2720975" cy="1521460"/>
                  <wp:effectExtent l="0" t="0" r="3175" b="254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4"/>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720975" cy="1521460"/>
                          </a:xfrm>
                          <a:prstGeom prst="rect">
                            <a:avLst/>
                          </a:prstGeom>
                          <a:noFill/>
                          <a:ln>
                            <a:noFill/>
                          </a:ln>
                        </pic:spPr>
                      </pic:pic>
                    </a:graphicData>
                  </a:graphic>
                </wp:inline>
              </w:drawing>
            </w:r>
          </w:p>
        </w:tc>
      </w:tr>
      <w:tr w:rsidR="00D36433" w14:paraId="54C60A46" w14:textId="77777777" w:rsidTr="003F4814">
        <w:tc>
          <w:tcPr>
            <w:tcW w:w="6843" w:type="dxa"/>
            <w:hideMark/>
          </w:tcPr>
          <w:p w14:paraId="10B5A056" w14:textId="77777777" w:rsidR="00D36433" w:rsidRDefault="00D36433" w:rsidP="003F4814">
            <w:pPr>
              <w:spacing w:line="240" w:lineRule="auto"/>
              <w:rPr>
                <w:noProof/>
              </w:rPr>
            </w:pPr>
            <w:r>
              <w:rPr>
                <w:noProof/>
              </w:rPr>
              <w:drawing>
                <wp:inline distT="0" distB="0" distL="0" distR="0" wp14:anchorId="65AF0CAD" wp14:editId="07862CBB">
                  <wp:extent cx="2794635" cy="1565275"/>
                  <wp:effectExtent l="0" t="0" r="5715"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5"/>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794635" cy="1565275"/>
                          </a:xfrm>
                          <a:prstGeom prst="rect">
                            <a:avLst/>
                          </a:prstGeom>
                          <a:noFill/>
                          <a:ln>
                            <a:noFill/>
                          </a:ln>
                        </pic:spPr>
                      </pic:pic>
                    </a:graphicData>
                  </a:graphic>
                </wp:inline>
              </w:drawing>
            </w:r>
          </w:p>
        </w:tc>
        <w:tc>
          <w:tcPr>
            <w:tcW w:w="6844" w:type="dxa"/>
            <w:hideMark/>
          </w:tcPr>
          <w:p w14:paraId="22D4B239" w14:textId="77777777" w:rsidR="00D36433" w:rsidRDefault="00D36433" w:rsidP="003F4814">
            <w:pPr>
              <w:spacing w:line="240" w:lineRule="auto"/>
              <w:rPr>
                <w:noProof/>
              </w:rPr>
            </w:pPr>
            <w:r>
              <w:rPr>
                <w:noProof/>
              </w:rPr>
              <w:drawing>
                <wp:inline distT="0" distB="0" distL="0" distR="0" wp14:anchorId="416EBA48" wp14:editId="4FED2669">
                  <wp:extent cx="2720975" cy="1572895"/>
                  <wp:effectExtent l="0" t="0" r="3175" b="825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3"/>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720975" cy="1572895"/>
                          </a:xfrm>
                          <a:prstGeom prst="rect">
                            <a:avLst/>
                          </a:prstGeom>
                          <a:noFill/>
                          <a:ln>
                            <a:noFill/>
                          </a:ln>
                        </pic:spPr>
                      </pic:pic>
                    </a:graphicData>
                  </a:graphic>
                </wp:inline>
              </w:drawing>
            </w:r>
          </w:p>
        </w:tc>
      </w:tr>
    </w:tbl>
    <w:p w14:paraId="51C01C66" w14:textId="5DE6EF92" w:rsidR="00D36433" w:rsidRDefault="00D36433" w:rsidP="00D36433">
      <w:pPr>
        <w:rPr>
          <w:rFonts w:ascii="Times New Roman" w:hAnsi="Times New Roman" w:cs="Times New Roman"/>
          <w:sz w:val="24"/>
        </w:rPr>
      </w:pPr>
      <w:r>
        <w:rPr>
          <w:rFonts w:ascii="Times New Roman" w:hAnsi="Times New Roman" w:cs="Times New Roman"/>
          <w:sz w:val="24"/>
        </w:rPr>
        <w:br w:type="page"/>
      </w:r>
    </w:p>
    <w:p w14:paraId="1F4FB5A5" w14:textId="3F3048FB" w:rsidR="00D36433" w:rsidRPr="00E00580" w:rsidRDefault="009D3C7F" w:rsidP="00D36433">
      <w:pPr>
        <w:spacing w:line="480" w:lineRule="auto"/>
        <w:jc w:val="left"/>
        <w:rPr>
          <w:rFonts w:ascii="Times New Roman" w:eastAsia="맑은 고딕" w:hAnsi="Times New Roman" w:cs="Times New Roman"/>
          <w:b/>
          <w:sz w:val="24"/>
          <w:szCs w:val="24"/>
          <w:lang w:val="en-GB"/>
        </w:rPr>
        <w:sectPr w:rsidR="00D36433" w:rsidRPr="00E00580">
          <w:pgSz w:w="11906" w:h="16838"/>
          <w:pgMar w:top="1701" w:right="1440" w:bottom="1440" w:left="1440" w:header="851" w:footer="992" w:gutter="0"/>
          <w:lnNumType w:countBy="1" w:restart="continuous"/>
          <w:cols w:space="720"/>
        </w:sectPr>
      </w:pPr>
      <w:r>
        <w:rPr>
          <w:b/>
          <w:noProof/>
        </w:rPr>
        <w:lastRenderedPageBreak/>
        <mc:AlternateContent>
          <mc:Choice Requires="wpg">
            <w:drawing>
              <wp:anchor distT="0" distB="0" distL="114300" distR="114300" simplePos="0" relativeHeight="251668480" behindDoc="0" locked="0" layoutInCell="1" allowOverlap="1" wp14:anchorId="67D133A0" wp14:editId="006DC5E8">
                <wp:simplePos x="0" y="0"/>
                <wp:positionH relativeFrom="column">
                  <wp:posOffset>28575</wp:posOffset>
                </wp:positionH>
                <wp:positionV relativeFrom="paragraph">
                  <wp:posOffset>4806315</wp:posOffset>
                </wp:positionV>
                <wp:extent cx="5486400" cy="3638550"/>
                <wp:effectExtent l="0" t="0" r="0" b="0"/>
                <wp:wrapNone/>
                <wp:docPr id="38" name="그룹 38"/>
                <wp:cNvGraphicFramePr/>
                <a:graphic xmlns:a="http://schemas.openxmlformats.org/drawingml/2006/main">
                  <a:graphicData uri="http://schemas.microsoft.com/office/word/2010/wordprocessingGroup">
                    <wpg:wgp>
                      <wpg:cNvGrpSpPr/>
                      <wpg:grpSpPr>
                        <a:xfrm>
                          <a:off x="0" y="0"/>
                          <a:ext cx="5486400" cy="3638550"/>
                          <a:chOff x="0" y="0"/>
                          <a:chExt cx="5486400" cy="3638550"/>
                        </a:xfrm>
                      </wpg:grpSpPr>
                      <pic:pic xmlns:pic="http://schemas.openxmlformats.org/drawingml/2006/picture">
                        <pic:nvPicPr>
                          <pic:cNvPr id="135" name="그림 135"/>
                          <pic:cNvPicPr>
                            <a:picLocks noChangeAspect="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86400" cy="3638550"/>
                          </a:xfrm>
                          <a:prstGeom prst="rect">
                            <a:avLst/>
                          </a:prstGeom>
                          <a:noFill/>
                        </pic:spPr>
                      </pic:pic>
                      <wps:wsp>
                        <wps:cNvPr id="31" name="직사각형 31"/>
                        <wps:cNvSpPr/>
                        <wps:spPr>
                          <a:xfrm>
                            <a:off x="104775" y="85725"/>
                            <a:ext cx="352425" cy="2857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C0CB502" w14:textId="43EF916D" w:rsidR="009D3C7F" w:rsidRDefault="009D3C7F" w:rsidP="009D3C7F">
                              <w:pPr>
                                <w:jc w:val="center"/>
                              </w:pPr>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직사각형 32"/>
                        <wps:cNvSpPr/>
                        <wps:spPr>
                          <a:xfrm>
                            <a:off x="3028950" y="9525"/>
                            <a:ext cx="352425" cy="2857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98BFB9D" w14:textId="2D646FEF" w:rsidR="009D3C7F" w:rsidRDefault="009D3C7F" w:rsidP="009D3C7F">
                              <w:pPr>
                                <w:jc w:val="center"/>
                              </w:pPr>
                              <w:r>
                                <w:rPr>
                                  <w:rFonts w:hint="eastAsia"/>
                                </w:rPr>
                                <w:t>(</w:t>
                              </w:r>
                              <w:r>
                                <w:t>c</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직사각형 35"/>
                        <wps:cNvSpPr/>
                        <wps:spPr>
                          <a:xfrm>
                            <a:off x="2952750" y="1714500"/>
                            <a:ext cx="352425" cy="2857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74139DA" w14:textId="41161DAE" w:rsidR="009D3C7F" w:rsidRDefault="009D3C7F" w:rsidP="009D3C7F">
                              <w:pPr>
                                <w:jc w:val="center"/>
                              </w:pPr>
                              <w:r>
                                <w:rPr>
                                  <w:rFonts w:hint="eastAsia"/>
                                </w:rPr>
                                <w:t>(</w:t>
                              </w:r>
                              <w:r>
                                <w:t>d</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7D133A0" id="그룹 38" o:spid="_x0000_s1026" style="position:absolute;margin-left:2.25pt;margin-top:378.45pt;width:6in;height:286.5pt;z-index:251668480" coordsize="54864,36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35" o:spid="_x0000_s1027" type="#_x0000_t75" style="position:absolute;width:54864;height:363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EK8nDAAAA3AAAAA8AAABkcnMvZG93bnJldi54bWxET99rwjAQfh/sfwg38G2mm7SOapQxmIgP&#10;G1bZ89GcTWdzKUms9b9fBoO93cf385br0XZiIB9axwqephkI4trplhsFx8P74wuIEJE1do5JwY0C&#10;rFf3d0sstbvynoYqNiKFcChRgYmxL6UMtSGLYep64sSdnLcYE/SN1B6vKdx28jnLCmmx5dRgsKc3&#10;Q/W5ulgFRX4+VF/D5qP135+xmpkinzc7pSYP4+sCRKQx/ov/3Fud5s9y+H0mXSBX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EQrycMAAADcAAAADwAAAAAAAAAAAAAAAACf&#10;AgAAZHJzL2Rvd25yZXYueG1sUEsFBgAAAAAEAAQA9wAAAI8DAAAAAA==&#10;">
                  <v:imagedata r:id="rId121" o:title=""/>
                  <v:path arrowok="t"/>
                </v:shape>
                <v:rect id="직사각형 31" o:spid="_x0000_s1028" style="position:absolute;left:1047;top:857;width:3525;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4F/MYA&#10;AADbAAAADwAAAGRycy9kb3ducmV2LnhtbESPT2vCQBTE70K/w/IK3nRjI1WiGymiVPBQGhU8PrIv&#10;f9rs25jdavz2bqHQ4zAzv2GWq9404kqdqy0rmIwjEMS51TWXCo6H7WgOwnlkjY1lUnAnB6v0abDE&#10;RNsbf9I186UIEHYJKqi8bxMpXV6RQTe2LXHwCtsZ9EF2pdQd3gLcNPIlil6lwZrDQoUtrSvKv7Mf&#10;o2D/pS/T8rz5iOvZena6TN+zbRErNXzu3xYgPPX+P/zX3mkF8QR+v4QfIN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4F/MYAAADbAAAADwAAAAAAAAAAAAAAAACYAgAAZHJz&#10;L2Rvd25yZXYueG1sUEsFBgAAAAAEAAQA9QAAAIsDAAAAAA==&#10;" fillcolor="white [3201]" stroked="f" strokeweight="1pt">
                  <v:textbox>
                    <w:txbxContent>
                      <w:p w14:paraId="7C0CB502" w14:textId="43EF916D" w:rsidR="009D3C7F" w:rsidRDefault="009D3C7F" w:rsidP="009D3C7F">
                        <w:pPr>
                          <w:jc w:val="center"/>
                        </w:pPr>
                        <w:r>
                          <w:rPr>
                            <w:rFonts w:hint="eastAsia"/>
                          </w:rPr>
                          <w:t>(</w:t>
                        </w:r>
                        <w:r>
                          <w:t>b</w:t>
                        </w:r>
                        <w:r>
                          <w:rPr>
                            <w:rFonts w:hint="eastAsia"/>
                          </w:rPr>
                          <w:t>)</w:t>
                        </w:r>
                      </w:p>
                    </w:txbxContent>
                  </v:textbox>
                </v:rect>
                <v:rect id="직사각형 32" o:spid="_x0000_s1029" style="position:absolute;left:30289;top:95;width:3524;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ybi8UA&#10;AADbAAAADwAAAGRycy9kb3ducmV2LnhtbESPQWvCQBSE70L/w/IK3nRTI41EVymiWPAgjQoeH9ln&#10;kjb7NmZXTf+9KxR6HGbmG2a26EwtbtS6yrKCt2EEgji3uuJCwWG/HkxAOI+ssbZMCn7JwWL+0pth&#10;qu2dv+iW+UIECLsUFZTeN6mULi/JoBvahjh4Z9sa9EG2hdQt3gPc1HIURe/SYMVhocSGliXlP9nV&#10;KNh+68u4OK12cZUsk+NlvMnW51ip/mv3MQXhqfP/4b/2p1YQj+D5JfwA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JuLxQAAANsAAAAPAAAAAAAAAAAAAAAAAJgCAABkcnMv&#10;ZG93bnJldi54bWxQSwUGAAAAAAQABAD1AAAAigMAAAAA&#10;" fillcolor="white [3201]" stroked="f" strokeweight="1pt">
                  <v:textbox>
                    <w:txbxContent>
                      <w:p w14:paraId="498BFB9D" w14:textId="2D646FEF" w:rsidR="009D3C7F" w:rsidRDefault="009D3C7F" w:rsidP="009D3C7F">
                        <w:pPr>
                          <w:jc w:val="center"/>
                        </w:pPr>
                        <w:r>
                          <w:rPr>
                            <w:rFonts w:hint="eastAsia"/>
                          </w:rPr>
                          <w:t>(</w:t>
                        </w:r>
                        <w:r>
                          <w:t>c</w:t>
                        </w:r>
                        <w:r>
                          <w:rPr>
                            <w:rFonts w:hint="eastAsia"/>
                          </w:rPr>
                          <w:t>)</w:t>
                        </w:r>
                      </w:p>
                    </w:txbxContent>
                  </v:textbox>
                </v:rect>
                <v:rect id="직사각형 35" o:spid="_x0000_s1030" style="position:absolute;left:29527;top:17145;width:3524;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UD/8UA&#10;AADbAAAADwAAAGRycy9kb3ducmV2LnhtbESPQWvCQBSE74L/YXlCb3Wj0SrRVUQqLXgQ0xY8PrLP&#10;JJp9G7NbTf+9KxQ8DjPzDTNftqYSV2pcaVnBoB+BIM6sLjlX8P21eZ2CcB5ZY2WZFPyRg+Wi25lj&#10;ou2N93RNfS4ChF2CCgrv60RKlxVk0PVtTRy8o20M+iCbXOoGbwFuKjmMojdpsOSwUGBN64Kyc/pr&#10;FGxP+jLKD++7uJysJz+X0Ue6OcZKvfTa1QyEp9Y/w//tT60gHsPjS/gB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ZQP/xQAAANsAAAAPAAAAAAAAAAAAAAAAAJgCAABkcnMv&#10;ZG93bnJldi54bWxQSwUGAAAAAAQABAD1AAAAigMAAAAA&#10;" fillcolor="white [3201]" stroked="f" strokeweight="1pt">
                  <v:textbox>
                    <w:txbxContent>
                      <w:p w14:paraId="474139DA" w14:textId="41161DAE" w:rsidR="009D3C7F" w:rsidRDefault="009D3C7F" w:rsidP="009D3C7F">
                        <w:pPr>
                          <w:jc w:val="center"/>
                        </w:pPr>
                        <w:r>
                          <w:rPr>
                            <w:rFonts w:hint="eastAsia"/>
                          </w:rPr>
                          <w:t>(</w:t>
                        </w:r>
                        <w:r>
                          <w:t>d</w:t>
                        </w:r>
                        <w:r>
                          <w:rPr>
                            <w:rFonts w:hint="eastAsia"/>
                          </w:rPr>
                          <w:t>)</w:t>
                        </w:r>
                      </w:p>
                    </w:txbxContent>
                  </v:textbox>
                </v:rect>
              </v:group>
            </w:pict>
          </mc:Fallback>
        </mc:AlternateContent>
      </w:r>
      <w:r>
        <w:rPr>
          <w:b/>
          <w:noProof/>
        </w:rPr>
        <mc:AlternateContent>
          <mc:Choice Requires="wpg">
            <w:drawing>
              <wp:anchor distT="0" distB="0" distL="114300" distR="114300" simplePos="0" relativeHeight="251661312" behindDoc="0" locked="0" layoutInCell="1" allowOverlap="1" wp14:anchorId="58473235" wp14:editId="0E5E57EE">
                <wp:simplePos x="0" y="0"/>
                <wp:positionH relativeFrom="column">
                  <wp:posOffset>28575</wp:posOffset>
                </wp:positionH>
                <wp:positionV relativeFrom="paragraph">
                  <wp:posOffset>1501140</wp:posOffset>
                </wp:positionV>
                <wp:extent cx="5486400" cy="3209290"/>
                <wp:effectExtent l="0" t="0" r="0" b="0"/>
                <wp:wrapNone/>
                <wp:docPr id="37" name="그룹 37"/>
                <wp:cNvGraphicFramePr/>
                <a:graphic xmlns:a="http://schemas.openxmlformats.org/drawingml/2006/main">
                  <a:graphicData uri="http://schemas.microsoft.com/office/word/2010/wordprocessingGroup">
                    <wpg:wgp>
                      <wpg:cNvGrpSpPr/>
                      <wpg:grpSpPr>
                        <a:xfrm>
                          <a:off x="0" y="0"/>
                          <a:ext cx="5486400" cy="3209290"/>
                          <a:chOff x="0" y="0"/>
                          <a:chExt cx="5486400" cy="3209290"/>
                        </a:xfrm>
                      </wpg:grpSpPr>
                      <pic:pic xmlns:pic="http://schemas.openxmlformats.org/drawingml/2006/picture">
                        <pic:nvPicPr>
                          <pic:cNvPr id="136" name="그림 136"/>
                          <pic:cNvPicPr>
                            <a:picLocks noChangeAspect="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161925"/>
                            <a:ext cx="5486400" cy="3047365"/>
                          </a:xfrm>
                          <a:prstGeom prst="rect">
                            <a:avLst/>
                          </a:prstGeom>
                          <a:noFill/>
                        </pic:spPr>
                      </pic:pic>
                      <wps:wsp>
                        <wps:cNvPr id="30" name="직사각형 30"/>
                        <wps:cNvSpPr/>
                        <wps:spPr>
                          <a:xfrm>
                            <a:off x="0" y="0"/>
                            <a:ext cx="352425" cy="2857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D454741" w14:textId="01320844" w:rsidR="009D3C7F" w:rsidRDefault="009D3C7F" w:rsidP="009D3C7F">
                              <w:pPr>
                                <w:jc w:val="center"/>
                              </w:pPr>
                              <w:r>
                                <w:rPr>
                                  <w:rFonts w:hint="eastAsia"/>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8473235" id="그룹 37" o:spid="_x0000_s1031" style="position:absolute;margin-left:2.25pt;margin-top:118.2pt;width:6in;height:252.7pt;z-index:251661312" coordsize="54864,32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">
                <v:shape id="그림 136" o:spid="_x0000_s1032" type="#_x0000_t75" style="position:absolute;top:1619;width:54864;height:304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98mZbBAAAA3AAAAA8AAABkcnMvZG93bnJldi54bWxET01rwkAQvQv+h2WEXqTZNEIaYlaRStFr&#10;Y+l5yI5J2uxsyK4m/ntXKHibx/ucYjuZTlxpcK1lBW9RDIK4srrlWsH36fM1A+E8ssbOMim4kYPt&#10;Zj4rMNd25C+6lr4WIYRdjgoa7/tcSlc1ZNBFticO3NkOBn2AQy31gGMIN51M4jiVBlsODQ329NFQ&#10;9VdejAJrfpdpuj/2P1myLKfq4Ha3d6fUy2LarUF4mvxT/O8+6jB/lcLjmXCB3N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98mZbBAAAA3AAAAA8AAAAAAAAAAAAAAAAAnwIA&#10;AGRycy9kb3ducmV2LnhtbFBLBQYAAAAABAAEAPcAAACNAwAAAAA=&#10;">
                  <v:imagedata r:id="rId123" o:title=""/>
                  <v:path arrowok="t"/>
                </v:shape>
                <v:rect id="직사각형 30" o:spid="_x0000_s1033" style="position:absolute;width:3524;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KgZ8IA&#10;AADbAAAADwAAAGRycy9kb3ducmV2LnhtbERPTYvCMBC9L/gfwgje1lQrq1SjiCi7sAexKngcmrGt&#10;NpPaRO3+e3NY8Ph437NFayrxoMaVlhUM+hEI4szqknMFh/3mcwLCeWSNlWVS8EcOFvPOxwwTbZ+8&#10;o0fqcxFC2CWooPC+TqR0WUEGXd/WxIE728agD7DJpW7wGcJNJYdR9CUNlhwaCqxpVVB2Te9Gwe9F&#10;30b5ab2Ny/FqfLyNvtPNOVaq122XUxCeWv8W/7t/tII4rA9fwg+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EqBnwgAAANsAAAAPAAAAAAAAAAAAAAAAAJgCAABkcnMvZG93&#10;bnJldi54bWxQSwUGAAAAAAQABAD1AAAAhwMAAAAA&#10;" fillcolor="white [3201]" stroked="f" strokeweight="1pt">
                  <v:textbox>
                    <w:txbxContent>
                      <w:p w14:paraId="4D454741" w14:textId="01320844" w:rsidR="009D3C7F" w:rsidRDefault="009D3C7F" w:rsidP="009D3C7F">
                        <w:pPr>
                          <w:jc w:val="center"/>
                        </w:pPr>
                        <w:r>
                          <w:rPr>
                            <w:rFonts w:hint="eastAsia"/>
                          </w:rPr>
                          <w:t>(a)</w:t>
                        </w:r>
                      </w:p>
                    </w:txbxContent>
                  </v:textbox>
                </v:rect>
              </v:group>
            </w:pict>
          </mc:Fallback>
        </mc:AlternateContent>
      </w:r>
      <w:r w:rsidR="00D36433" w:rsidRPr="00E00580">
        <w:rPr>
          <w:rFonts w:ascii="Times New Roman" w:eastAsia="맑은 고딕" w:hAnsi="Times New Roman" w:cs="Times New Roman" w:hint="eastAsia"/>
          <w:b/>
          <w:sz w:val="24"/>
          <w:szCs w:val="24"/>
          <w:lang w:val="en-GB"/>
        </w:rPr>
        <w:t>F</w:t>
      </w:r>
      <w:r w:rsidR="00D36433" w:rsidRPr="00E00580">
        <w:rPr>
          <w:rFonts w:ascii="Times New Roman" w:eastAsia="맑은 고딕" w:hAnsi="Times New Roman" w:cs="Times New Roman"/>
          <w:b/>
          <w:sz w:val="24"/>
          <w:szCs w:val="24"/>
          <w:lang w:val="en-GB"/>
        </w:rPr>
        <w:t>igure S7.</w:t>
      </w:r>
      <w:r w:rsidR="00C3188E" w:rsidRPr="00C3188E">
        <w:rPr>
          <w:rFonts w:ascii="Times New Roman" w:hAnsi="Times New Roman" w:cs="Times New Roman"/>
          <w:sz w:val="24"/>
          <w:szCs w:val="24"/>
        </w:rPr>
        <w:t xml:space="preserve"> </w:t>
      </w:r>
      <w:commentRangeStart w:id="14"/>
      <w:r w:rsidR="00D6538E">
        <w:rPr>
          <w:rFonts w:ascii="Times New Roman" w:hAnsi="Times New Roman" w:cs="Times New Roman"/>
          <w:sz w:val="24"/>
          <w:szCs w:val="24"/>
        </w:rPr>
        <w:t>T</w:t>
      </w:r>
      <w:r>
        <w:rPr>
          <w:rFonts w:ascii="Times New Roman" w:hAnsi="Times New Roman" w:cs="Times New Roman"/>
          <w:sz w:val="24"/>
          <w:szCs w:val="24"/>
        </w:rPr>
        <w:t xml:space="preserve">op panel represents </w:t>
      </w:r>
      <w:r w:rsidR="00D6538E">
        <w:rPr>
          <w:rFonts w:ascii="Times New Roman" w:hAnsi="Times New Roman" w:cs="Times New Roman"/>
          <w:sz w:val="24"/>
          <w:szCs w:val="24"/>
        </w:rPr>
        <w:t>m</w:t>
      </w:r>
      <w:r w:rsidR="00C3188E" w:rsidRPr="00EE76DE">
        <w:rPr>
          <w:rFonts w:ascii="Times New Roman" w:hAnsi="Times New Roman" w:cs="Times New Roman"/>
          <w:sz w:val="24"/>
          <w:szCs w:val="24"/>
        </w:rPr>
        <w:t>ap</w:t>
      </w:r>
      <w:r w:rsidR="00C3188E">
        <w:rPr>
          <w:rFonts w:ascii="Times New Roman" w:hAnsi="Times New Roman" w:cs="Times New Roman"/>
          <w:sz w:val="24"/>
          <w:szCs w:val="24"/>
        </w:rPr>
        <w:t>s</w:t>
      </w:r>
      <w:r w:rsidR="00C3188E" w:rsidRPr="00EE76DE">
        <w:rPr>
          <w:rFonts w:ascii="Times New Roman" w:hAnsi="Times New Roman" w:cs="Times New Roman"/>
          <w:sz w:val="24"/>
          <w:szCs w:val="24"/>
        </w:rPr>
        <w:t xml:space="preserve"> of </w:t>
      </w:r>
      <w:r w:rsidR="00C3188E">
        <w:rPr>
          <w:rFonts w:ascii="Times New Roman" w:hAnsi="Times New Roman" w:cs="Times New Roman"/>
          <w:sz w:val="24"/>
          <w:szCs w:val="24"/>
        </w:rPr>
        <w:t>South Kore</w:t>
      </w:r>
      <w:r w:rsidR="00D6538E">
        <w:rPr>
          <w:rFonts w:ascii="Times New Roman" w:hAnsi="Times New Roman" w:cs="Times New Roman"/>
          <w:sz w:val="24"/>
          <w:szCs w:val="24"/>
        </w:rPr>
        <w:t>a</w:t>
      </w:r>
      <w:r w:rsidR="00C3188E">
        <w:rPr>
          <w:rFonts w:ascii="Times New Roman" w:hAnsi="Times New Roman" w:cs="Times New Roman"/>
          <w:sz w:val="24"/>
          <w:szCs w:val="24"/>
        </w:rPr>
        <w:t xml:space="preserve"> and </w:t>
      </w:r>
      <w:r w:rsidR="00C3188E" w:rsidRPr="00EE76DE">
        <w:rPr>
          <w:rFonts w:ascii="Times New Roman" w:hAnsi="Times New Roman" w:cs="Times New Roman"/>
          <w:sz w:val="24"/>
          <w:szCs w:val="24"/>
        </w:rPr>
        <w:t>Seoul</w:t>
      </w:r>
      <w:r w:rsidR="00C3188E">
        <w:rPr>
          <w:rFonts w:ascii="Times New Roman" w:hAnsi="Times New Roman" w:cs="Times New Roman"/>
          <w:sz w:val="24"/>
          <w:szCs w:val="24"/>
        </w:rPr>
        <w:t>, the Capital of</w:t>
      </w:r>
      <w:r w:rsidR="00C3188E" w:rsidRPr="00EE76DE">
        <w:rPr>
          <w:rFonts w:ascii="Times New Roman" w:hAnsi="Times New Roman" w:cs="Times New Roman"/>
          <w:sz w:val="24"/>
          <w:szCs w:val="24"/>
        </w:rPr>
        <w:t xml:space="preserve"> South Korea</w:t>
      </w:r>
      <w:r w:rsidR="00D6538E">
        <w:rPr>
          <w:rFonts w:ascii="Times New Roman" w:hAnsi="Times New Roman" w:cs="Times New Roman"/>
          <w:sz w:val="24"/>
          <w:szCs w:val="24"/>
        </w:rPr>
        <w:t xml:space="preserve">. </w:t>
      </w:r>
      <w:r>
        <w:rPr>
          <w:rFonts w:ascii="Times New Roman" w:hAnsi="Times New Roman" w:cs="Times New Roman"/>
          <w:sz w:val="24"/>
          <w:szCs w:val="24"/>
        </w:rPr>
        <w:t>(a)</w:t>
      </w:r>
      <w:r>
        <w:rPr>
          <w:rFonts w:ascii="Times New Roman" w:hAnsi="Times New Roman" w:cs="Times New Roman"/>
          <w:sz w:val="24"/>
          <w:szCs w:val="24"/>
        </w:rPr>
        <w:t xml:space="preserve"> </w:t>
      </w:r>
      <w:r w:rsidR="00D6538E">
        <w:rPr>
          <w:rFonts w:ascii="Times New Roman" w:hAnsi="Times New Roman" w:cs="Times New Roman"/>
          <w:sz w:val="24"/>
          <w:szCs w:val="24"/>
        </w:rPr>
        <w:t>Bottom panel shows m</w:t>
      </w:r>
      <w:r w:rsidR="00D6538E" w:rsidRPr="00D6538E">
        <w:rPr>
          <w:rFonts w:ascii="Times New Roman" w:hAnsi="Times New Roman" w:cs="Times New Roman"/>
          <w:sz w:val="24"/>
          <w:szCs w:val="24"/>
        </w:rPr>
        <w:t>aps of 25 urban-background regular monitoring sites (red) and 25 districts in Seoul (</w:t>
      </w:r>
      <w:r>
        <w:rPr>
          <w:rFonts w:ascii="Times New Roman" w:hAnsi="Times New Roman" w:cs="Times New Roman"/>
          <w:sz w:val="24"/>
          <w:szCs w:val="24"/>
        </w:rPr>
        <w:t>b</w:t>
      </w:r>
      <w:r w:rsidR="00D6538E" w:rsidRPr="00D6538E">
        <w:rPr>
          <w:rFonts w:ascii="Times New Roman" w:hAnsi="Times New Roman" w:cs="Times New Roman"/>
          <w:sz w:val="24"/>
          <w:szCs w:val="24"/>
        </w:rPr>
        <w:t>), and neighborhood community centers (light blue) and census tracts centroids (light purple) (</w:t>
      </w:r>
      <w:r>
        <w:rPr>
          <w:rFonts w:ascii="Times New Roman" w:hAnsi="Times New Roman" w:cs="Times New Roman"/>
          <w:sz w:val="24"/>
          <w:szCs w:val="24"/>
        </w:rPr>
        <w:t>c</w:t>
      </w:r>
      <w:r w:rsidR="00D6538E" w:rsidRPr="00D6538E">
        <w:rPr>
          <w:rFonts w:ascii="Times New Roman" w:hAnsi="Times New Roman" w:cs="Times New Roman"/>
          <w:sz w:val="24"/>
          <w:szCs w:val="24"/>
        </w:rPr>
        <w:t>) and 1-km grid coordinates (green) (</w:t>
      </w:r>
      <w:r>
        <w:rPr>
          <w:rFonts w:ascii="Times New Roman" w:hAnsi="Times New Roman" w:cs="Times New Roman"/>
          <w:sz w:val="24"/>
          <w:szCs w:val="24"/>
        </w:rPr>
        <w:t>d</w:t>
      </w:r>
      <w:r w:rsidR="00D6538E" w:rsidRPr="00D6538E">
        <w:rPr>
          <w:rFonts w:ascii="Times New Roman" w:hAnsi="Times New Roman" w:cs="Times New Roman"/>
          <w:sz w:val="24"/>
          <w:szCs w:val="24"/>
        </w:rPr>
        <w:t>) in a red-lined district in (</w:t>
      </w:r>
      <w:r>
        <w:rPr>
          <w:rFonts w:ascii="Times New Roman" w:hAnsi="Times New Roman" w:cs="Times New Roman"/>
          <w:sz w:val="24"/>
          <w:szCs w:val="24"/>
        </w:rPr>
        <w:t>b</w:t>
      </w:r>
      <w:bookmarkStart w:id="15" w:name="_GoBack"/>
      <w:bookmarkEnd w:id="15"/>
      <w:r w:rsidR="00D6538E" w:rsidRPr="00D6538E">
        <w:rPr>
          <w:rFonts w:ascii="Times New Roman" w:hAnsi="Times New Roman" w:cs="Times New Roman"/>
          <w:sz w:val="24"/>
          <w:szCs w:val="24"/>
        </w:rPr>
        <w:t>)</w:t>
      </w:r>
      <w:commentRangeEnd w:id="14"/>
      <w:r w:rsidR="00E120A9">
        <w:rPr>
          <w:rStyle w:val="af1"/>
        </w:rPr>
        <w:commentReference w:id="14"/>
      </w:r>
    </w:p>
    <w:p w14:paraId="074526DC" w14:textId="45EBC3CF" w:rsidR="00A53454" w:rsidRPr="00081636" w:rsidRDefault="00A53454" w:rsidP="00A53454">
      <w:pPr>
        <w:spacing w:line="480" w:lineRule="auto"/>
        <w:jc w:val="left"/>
        <w:rPr>
          <w:rFonts w:ascii="Times New Roman" w:eastAsia="맑은 고딕" w:hAnsi="Times New Roman" w:cs="Times New Roman"/>
          <w:sz w:val="24"/>
          <w:szCs w:val="24"/>
          <w:lang w:val="en-GB"/>
        </w:rPr>
      </w:pPr>
      <w:r w:rsidRPr="005F2AFF">
        <w:rPr>
          <w:rFonts w:ascii="Times New Roman" w:eastAsia="맑은 고딕" w:hAnsi="Times New Roman" w:cs="Times New Roman"/>
          <w:b/>
          <w:sz w:val="24"/>
          <w:szCs w:val="24"/>
          <w:lang w:val="en-GB"/>
        </w:rPr>
        <w:lastRenderedPageBreak/>
        <w:t>Table S</w:t>
      </w:r>
      <w:r w:rsidR="00BB6463">
        <w:rPr>
          <w:rFonts w:ascii="Times New Roman" w:eastAsia="맑은 고딕" w:hAnsi="Times New Roman" w:cs="Times New Roman"/>
          <w:b/>
          <w:sz w:val="24"/>
          <w:szCs w:val="24"/>
          <w:lang w:val="en-GB"/>
        </w:rPr>
        <w:t>1</w:t>
      </w:r>
      <w:r w:rsidRPr="005F2AFF">
        <w:rPr>
          <w:rFonts w:ascii="Times New Roman" w:eastAsia="맑은 고딕" w:hAnsi="Times New Roman" w:cs="Times New Roman"/>
          <w:b/>
          <w:sz w:val="24"/>
          <w:szCs w:val="24"/>
          <w:lang w:val="en-GB"/>
        </w:rPr>
        <w:t>.</w:t>
      </w:r>
      <w:r w:rsidRPr="00081636">
        <w:rPr>
          <w:rFonts w:ascii="Times New Roman" w:eastAsia="맑은 고딕" w:hAnsi="Times New Roman" w:cs="Times New Roman"/>
          <w:sz w:val="24"/>
          <w:szCs w:val="24"/>
          <w:lang w:val="en-GB"/>
        </w:rPr>
        <w:t xml:space="preserve"> </w:t>
      </w:r>
      <w:r w:rsidRPr="003F3DD1">
        <w:rPr>
          <w:rFonts w:ascii="Times New Roman" w:eastAsia="맑은 고딕" w:hAnsi="Times New Roman" w:cs="Times New Roman"/>
          <w:sz w:val="24"/>
          <w:szCs w:val="24"/>
          <w:lang w:val="en-GB"/>
        </w:rPr>
        <w:t>Mean and standard deviation of true and predicted PM</w:t>
      </w:r>
      <w:r w:rsidRPr="003F3DD1">
        <w:rPr>
          <w:rFonts w:ascii="Times New Roman" w:eastAsia="맑은 고딕" w:hAnsi="Times New Roman" w:cs="Times New Roman"/>
          <w:sz w:val="24"/>
          <w:szCs w:val="24"/>
          <w:vertAlign w:val="subscript"/>
          <w:lang w:val="en-GB"/>
        </w:rPr>
        <w:t>10</w:t>
      </w:r>
      <w:r w:rsidRPr="003F3DD1">
        <w:rPr>
          <w:rFonts w:ascii="Times New Roman" w:eastAsia="맑은 고딕" w:hAnsi="Times New Roman" w:cs="Times New Roman"/>
          <w:sz w:val="24"/>
          <w:szCs w:val="24"/>
          <w:lang w:val="en-GB"/>
        </w:rPr>
        <w:t xml:space="preserve"> annual average concentrations at home addresses of </w:t>
      </w:r>
      <w:r w:rsidR="00E120A9" w:rsidRPr="003F3DD1">
        <w:rPr>
          <w:rFonts w:ascii="Times New Roman" w:eastAsia="맑은 고딕" w:hAnsi="Times New Roman" w:cs="Times New Roman"/>
          <w:sz w:val="24"/>
          <w:szCs w:val="24"/>
          <w:lang w:val="en-GB"/>
        </w:rPr>
        <w:t xml:space="preserve">46,007 </w:t>
      </w:r>
      <w:r w:rsidRPr="003F3DD1">
        <w:rPr>
          <w:rFonts w:ascii="Times New Roman" w:eastAsia="맑은 고딕" w:hAnsi="Times New Roman" w:cs="Times New Roman"/>
          <w:sz w:val="24"/>
          <w:szCs w:val="24"/>
          <w:lang w:val="en-GB"/>
        </w:rPr>
        <w:t xml:space="preserve">mothers under </w:t>
      </w:r>
      <w:r w:rsidR="006841E8">
        <w:rPr>
          <w:rFonts w:ascii="Times New Roman" w:eastAsia="맑은 고딕" w:hAnsi="Times New Roman" w:cs="Times New Roman"/>
          <w:sz w:val="24"/>
          <w:szCs w:val="24"/>
          <w:lang w:val="en-GB"/>
        </w:rPr>
        <w:t>address availability</w:t>
      </w:r>
      <w:r w:rsidRPr="003F3DD1">
        <w:rPr>
          <w:rFonts w:ascii="Times New Roman" w:eastAsia="맑은 고딕" w:hAnsi="Times New Roman" w:cs="Times New Roman"/>
          <w:sz w:val="24"/>
          <w:szCs w:val="24"/>
          <w:lang w:val="en-GB"/>
        </w:rPr>
        <w:t xml:space="preserve">, eight environmental scenarios (ES1-ES8), and exposure </w:t>
      </w:r>
      <w:r w:rsidR="00E120A9">
        <w:rPr>
          <w:rFonts w:ascii="Times New Roman" w:eastAsia="맑은 고딕" w:hAnsi="Times New Roman" w:cs="Times New Roman"/>
          <w:sz w:val="24"/>
          <w:szCs w:val="24"/>
          <w:lang w:val="en-GB"/>
        </w:rPr>
        <w:t>prediction</w:t>
      </w:r>
      <w:r w:rsidRPr="003F3DD1">
        <w:rPr>
          <w:rFonts w:ascii="Times New Roman" w:eastAsia="맑은 고딕" w:hAnsi="Times New Roman" w:cs="Times New Roman"/>
          <w:sz w:val="24"/>
          <w:szCs w:val="24"/>
          <w:lang w:val="en-GB"/>
        </w:rPr>
        <w:t xml:space="preserve"> methods </w:t>
      </w:r>
      <w:r w:rsidR="00E120A9">
        <w:rPr>
          <w:rFonts w:ascii="Times New Roman" w:eastAsia="맑은 고딕" w:hAnsi="Times New Roman" w:cs="Times New Roman"/>
          <w:sz w:val="24"/>
          <w:szCs w:val="24"/>
          <w:lang w:val="en-GB"/>
        </w:rPr>
        <w:t>in</w:t>
      </w:r>
      <w:r w:rsidRPr="003F3DD1">
        <w:rPr>
          <w:rFonts w:ascii="Times New Roman" w:eastAsia="맑은 고딕" w:hAnsi="Times New Roman" w:cs="Times New Roman"/>
          <w:sz w:val="24"/>
          <w:szCs w:val="24"/>
          <w:lang w:val="en-GB"/>
        </w:rPr>
        <w:t xml:space="preserve"> the 1</w:t>
      </w:r>
      <w:r w:rsidRPr="003F3DD1">
        <w:rPr>
          <w:rFonts w:ascii="Times New Roman" w:eastAsia="맑은 고딕" w:hAnsi="Times New Roman" w:cs="Times New Roman"/>
          <w:sz w:val="24"/>
          <w:szCs w:val="24"/>
          <w:vertAlign w:val="superscript"/>
          <w:lang w:val="en-GB"/>
        </w:rPr>
        <w:t>st</w:t>
      </w:r>
      <w:r w:rsidRPr="003F3DD1">
        <w:rPr>
          <w:rFonts w:ascii="Times New Roman" w:eastAsia="맑은 고딕" w:hAnsi="Times New Roman" w:cs="Times New Roman"/>
          <w:sz w:val="24"/>
          <w:szCs w:val="24"/>
          <w:lang w:val="en-GB"/>
        </w:rPr>
        <w:t xml:space="preserve"> simulation</w:t>
      </w:r>
      <w:r>
        <w:rPr>
          <w:rFonts w:ascii="Times New Roman" w:eastAsia="맑은 고딕" w:hAnsi="Times New Roman" w:cs="Times New Roman"/>
          <w:sz w:val="24"/>
          <w:szCs w:val="24"/>
          <w:lang w:val="en-GB"/>
        </w:rPr>
        <w:t>.</w:t>
      </w:r>
    </w:p>
    <w:tbl>
      <w:tblPr>
        <w:tblStyle w:val="af3"/>
        <w:tblW w:w="13745" w:type="dxa"/>
        <w:tblInd w:w="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0"/>
        <w:gridCol w:w="1437"/>
        <w:gridCol w:w="1447"/>
        <w:gridCol w:w="1311"/>
        <w:gridCol w:w="1311"/>
        <w:gridCol w:w="1312"/>
        <w:gridCol w:w="1247"/>
        <w:gridCol w:w="1247"/>
        <w:gridCol w:w="1248"/>
        <w:gridCol w:w="1247"/>
        <w:gridCol w:w="1248"/>
      </w:tblGrid>
      <w:tr w:rsidR="00DF496C" w:rsidRPr="00081636" w14:paraId="691BFB17" w14:textId="77777777" w:rsidTr="00DF496C">
        <w:tc>
          <w:tcPr>
            <w:tcW w:w="690" w:type="dxa"/>
            <w:tcBorders>
              <w:top w:val="single" w:sz="4" w:space="0" w:color="auto"/>
              <w:left w:val="dotted" w:sz="4" w:space="0" w:color="auto"/>
              <w:bottom w:val="nil"/>
              <w:right w:val="dotted" w:sz="4" w:space="0" w:color="auto"/>
            </w:tcBorders>
            <w:vAlign w:val="center"/>
          </w:tcPr>
          <w:p w14:paraId="2CBE6B76" w14:textId="77777777" w:rsidR="00DF496C" w:rsidRPr="00081636" w:rsidRDefault="00DF496C" w:rsidP="000C3ABB">
            <w:pPr>
              <w:spacing w:line="480" w:lineRule="auto"/>
              <w:jc w:val="center"/>
              <w:rPr>
                <w:rFonts w:ascii="Times New Roman" w:eastAsia="맑은 고딕" w:hAnsi="Times New Roman" w:cs="Times New Roman"/>
                <w:sz w:val="24"/>
                <w:szCs w:val="24"/>
                <w:lang w:val="en-GB"/>
              </w:rPr>
            </w:pPr>
          </w:p>
        </w:tc>
        <w:tc>
          <w:tcPr>
            <w:tcW w:w="1437" w:type="dxa"/>
            <w:tcBorders>
              <w:top w:val="single" w:sz="4" w:space="0" w:color="auto"/>
              <w:left w:val="dotted" w:sz="4" w:space="0" w:color="auto"/>
              <w:bottom w:val="nil"/>
              <w:right w:val="dotted" w:sz="4" w:space="0" w:color="auto"/>
            </w:tcBorders>
            <w:vAlign w:val="center"/>
            <w:hideMark/>
          </w:tcPr>
          <w:p w14:paraId="56C6CF5C" w14:textId="1D124D32" w:rsidR="00DF496C" w:rsidRPr="00081636" w:rsidRDefault="00DF496C" w:rsidP="006841E8">
            <w:pPr>
              <w:spacing w:line="480" w:lineRule="auto"/>
              <w:jc w:val="center"/>
              <w:rPr>
                <w:rFonts w:ascii="Times New Roman" w:eastAsia="맑은 고딕" w:hAnsi="Times New Roman" w:cs="Times New Roman"/>
                <w:sz w:val="24"/>
                <w:szCs w:val="24"/>
                <w:lang w:val="en-GB"/>
              </w:rPr>
            </w:pPr>
          </w:p>
        </w:tc>
        <w:tc>
          <w:tcPr>
            <w:tcW w:w="5381" w:type="dxa"/>
            <w:gridSpan w:val="4"/>
            <w:tcBorders>
              <w:top w:val="single" w:sz="4" w:space="0" w:color="auto"/>
              <w:left w:val="dotted" w:sz="4" w:space="0" w:color="auto"/>
              <w:bottom w:val="nil"/>
              <w:right w:val="dotted" w:sz="4" w:space="0" w:color="auto"/>
            </w:tcBorders>
            <w:vAlign w:val="center"/>
          </w:tcPr>
          <w:p w14:paraId="06557A6F" w14:textId="067D97FE" w:rsidR="00DF496C" w:rsidRPr="00081636" w:rsidRDefault="00DF496C" w:rsidP="006841E8">
            <w:pPr>
              <w:spacing w:line="480" w:lineRule="auto"/>
              <w:jc w:val="center"/>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Complete address</w:t>
            </w:r>
          </w:p>
        </w:tc>
        <w:tc>
          <w:tcPr>
            <w:tcW w:w="6237" w:type="dxa"/>
            <w:gridSpan w:val="5"/>
            <w:tcBorders>
              <w:top w:val="single" w:sz="4" w:space="0" w:color="auto"/>
              <w:left w:val="dotted" w:sz="4" w:space="0" w:color="auto"/>
              <w:bottom w:val="nil"/>
              <w:right w:val="dotted" w:sz="4" w:space="0" w:color="auto"/>
            </w:tcBorders>
            <w:vAlign w:val="center"/>
            <w:hideMark/>
          </w:tcPr>
          <w:p w14:paraId="1846A45B" w14:textId="34303325" w:rsidR="00DF496C" w:rsidRPr="00081636" w:rsidRDefault="00DF496C" w:rsidP="000C3ABB">
            <w:pPr>
              <w:spacing w:line="480" w:lineRule="auto"/>
              <w:jc w:val="center"/>
              <w:rPr>
                <w:rFonts w:ascii="Times New Roman" w:eastAsia="맑은 고딕" w:hAnsi="Times New Roman" w:cs="Times New Roman"/>
                <w:sz w:val="24"/>
                <w:szCs w:val="24"/>
                <w:lang w:val="en-GB"/>
              </w:rPr>
            </w:pPr>
            <w:r>
              <w:rPr>
                <w:rFonts w:ascii="Times New Roman" w:eastAsia="맑은 고딕" w:hAnsi="Times New Roman" w:cs="Times New Roman"/>
                <w:sz w:val="24"/>
                <w:szCs w:val="24"/>
                <w:lang w:val="en-GB"/>
              </w:rPr>
              <w:t>Incomplete address</w:t>
            </w:r>
          </w:p>
        </w:tc>
      </w:tr>
      <w:tr w:rsidR="006841E8" w:rsidRPr="00081636" w14:paraId="6B03BAC9" w14:textId="77777777" w:rsidTr="00DF496C">
        <w:tc>
          <w:tcPr>
            <w:tcW w:w="690" w:type="dxa"/>
            <w:tcBorders>
              <w:top w:val="nil"/>
              <w:left w:val="dotted" w:sz="4" w:space="0" w:color="auto"/>
              <w:bottom w:val="single" w:sz="4" w:space="0" w:color="auto"/>
              <w:right w:val="dotted" w:sz="4" w:space="0" w:color="auto"/>
            </w:tcBorders>
            <w:vAlign w:val="center"/>
          </w:tcPr>
          <w:p w14:paraId="717C9EDC" w14:textId="77777777" w:rsidR="006841E8" w:rsidRPr="00081636" w:rsidRDefault="006841E8" w:rsidP="000C3ABB">
            <w:pPr>
              <w:spacing w:line="480" w:lineRule="auto"/>
              <w:jc w:val="center"/>
              <w:rPr>
                <w:rFonts w:ascii="Times New Roman" w:hAnsi="Times New Roman" w:cs="Times New Roman"/>
                <w:sz w:val="24"/>
                <w:szCs w:val="24"/>
              </w:rPr>
            </w:pPr>
          </w:p>
        </w:tc>
        <w:tc>
          <w:tcPr>
            <w:tcW w:w="1437" w:type="dxa"/>
            <w:tcBorders>
              <w:top w:val="nil"/>
              <w:left w:val="dotted" w:sz="4" w:space="0" w:color="auto"/>
              <w:bottom w:val="single" w:sz="4" w:space="0" w:color="auto"/>
              <w:right w:val="dotted" w:sz="4" w:space="0" w:color="auto"/>
            </w:tcBorders>
            <w:vAlign w:val="center"/>
            <w:hideMark/>
          </w:tcPr>
          <w:p w14:paraId="54E74147" w14:textId="77777777" w:rsidR="006841E8" w:rsidRPr="00081636" w:rsidRDefault="006841E8" w:rsidP="000C3ABB">
            <w:pPr>
              <w:spacing w:line="480" w:lineRule="auto"/>
              <w:jc w:val="center"/>
              <w:rPr>
                <w:rFonts w:ascii="Times New Roman" w:hAnsi="Times New Roman" w:cs="Times New Roman"/>
                <w:sz w:val="24"/>
                <w:szCs w:val="24"/>
              </w:rPr>
            </w:pPr>
            <w:commentRangeStart w:id="16"/>
            <w:proofErr w:type="spellStart"/>
            <w:r w:rsidRPr="00081636">
              <w:rPr>
                <w:rFonts w:ascii="Times New Roman" w:hAnsi="Times New Roman" w:cs="Times New Roman"/>
                <w:sz w:val="24"/>
                <w:szCs w:val="24"/>
              </w:rPr>
              <w:t>TE</w:t>
            </w:r>
            <w:r w:rsidRPr="005F2AFF">
              <w:rPr>
                <w:rFonts w:ascii="Times New Roman" w:hAnsi="Times New Roman" w:cs="Times New Roman"/>
                <w:sz w:val="24"/>
                <w:szCs w:val="24"/>
                <w:vertAlign w:val="superscript"/>
              </w:rPr>
              <w:t>b</w:t>
            </w:r>
            <w:commentRangeEnd w:id="16"/>
            <w:proofErr w:type="spellEnd"/>
            <w:r w:rsidR="00E120A9">
              <w:rPr>
                <w:rStyle w:val="af1"/>
              </w:rPr>
              <w:commentReference w:id="16"/>
            </w:r>
          </w:p>
        </w:tc>
        <w:tc>
          <w:tcPr>
            <w:tcW w:w="1447" w:type="dxa"/>
            <w:tcBorders>
              <w:top w:val="nil"/>
              <w:left w:val="dotted" w:sz="4" w:space="0" w:color="auto"/>
              <w:bottom w:val="single" w:sz="4" w:space="0" w:color="auto"/>
            </w:tcBorders>
            <w:vAlign w:val="center"/>
            <w:hideMark/>
          </w:tcPr>
          <w:p w14:paraId="46C0153D" w14:textId="77777777" w:rsidR="006841E8" w:rsidRPr="00081636" w:rsidRDefault="006841E8" w:rsidP="000C3ABB">
            <w:pPr>
              <w:spacing w:line="480" w:lineRule="auto"/>
              <w:jc w:val="center"/>
              <w:rPr>
                <w:rFonts w:ascii="Times New Roman" w:hAnsi="Times New Roman" w:cs="Times New Roman"/>
                <w:sz w:val="24"/>
                <w:szCs w:val="24"/>
              </w:rPr>
            </w:pPr>
            <w:proofErr w:type="spellStart"/>
            <w:r w:rsidRPr="00081636">
              <w:rPr>
                <w:rFonts w:ascii="Times New Roman" w:hAnsi="Times New Roman" w:cs="Times New Roman"/>
                <w:sz w:val="24"/>
                <w:szCs w:val="24"/>
              </w:rPr>
              <w:t>NM</w:t>
            </w:r>
            <w:r w:rsidRPr="005F2AFF">
              <w:rPr>
                <w:rFonts w:ascii="Times New Roman" w:hAnsi="Times New Roman" w:cs="Times New Roman"/>
                <w:sz w:val="24"/>
                <w:szCs w:val="24"/>
                <w:vertAlign w:val="superscript"/>
              </w:rPr>
              <w:t>b</w:t>
            </w:r>
            <w:proofErr w:type="spellEnd"/>
          </w:p>
        </w:tc>
        <w:tc>
          <w:tcPr>
            <w:tcW w:w="1311" w:type="dxa"/>
            <w:tcBorders>
              <w:top w:val="nil"/>
              <w:bottom w:val="single" w:sz="4" w:space="0" w:color="auto"/>
            </w:tcBorders>
            <w:vAlign w:val="center"/>
            <w:hideMark/>
          </w:tcPr>
          <w:p w14:paraId="51FB93D6" w14:textId="77777777" w:rsidR="006841E8" w:rsidRPr="00081636" w:rsidRDefault="006841E8" w:rsidP="000C3ABB">
            <w:pPr>
              <w:spacing w:line="480" w:lineRule="auto"/>
              <w:jc w:val="center"/>
              <w:rPr>
                <w:rFonts w:ascii="Times New Roman" w:hAnsi="Times New Roman" w:cs="Times New Roman"/>
                <w:sz w:val="24"/>
                <w:szCs w:val="24"/>
              </w:rPr>
            </w:pPr>
            <w:proofErr w:type="spellStart"/>
            <w:r w:rsidRPr="00081636">
              <w:rPr>
                <w:rFonts w:ascii="Times New Roman" w:hAnsi="Times New Roman" w:cs="Times New Roman"/>
                <w:sz w:val="24"/>
                <w:szCs w:val="24"/>
              </w:rPr>
              <w:t>IDWA</w:t>
            </w:r>
            <w:r w:rsidRPr="005F2AFF">
              <w:rPr>
                <w:rFonts w:ascii="Times New Roman" w:hAnsi="Times New Roman" w:cs="Times New Roman"/>
                <w:sz w:val="24"/>
                <w:szCs w:val="24"/>
                <w:vertAlign w:val="superscript"/>
              </w:rPr>
              <w:t>b</w:t>
            </w:r>
            <w:proofErr w:type="spellEnd"/>
          </w:p>
        </w:tc>
        <w:tc>
          <w:tcPr>
            <w:tcW w:w="1311" w:type="dxa"/>
            <w:tcBorders>
              <w:top w:val="nil"/>
              <w:bottom w:val="single" w:sz="4" w:space="0" w:color="auto"/>
            </w:tcBorders>
            <w:vAlign w:val="center"/>
            <w:hideMark/>
          </w:tcPr>
          <w:p w14:paraId="3B6347F1" w14:textId="77777777" w:rsidR="006841E8" w:rsidRPr="00081636" w:rsidRDefault="006841E8" w:rsidP="000C3ABB">
            <w:pPr>
              <w:spacing w:line="480" w:lineRule="auto"/>
              <w:jc w:val="center"/>
              <w:rPr>
                <w:rFonts w:ascii="Times New Roman" w:hAnsi="Times New Roman" w:cs="Times New Roman"/>
                <w:sz w:val="24"/>
                <w:szCs w:val="24"/>
              </w:rPr>
            </w:pPr>
            <w:proofErr w:type="spellStart"/>
            <w:r w:rsidRPr="00081636">
              <w:rPr>
                <w:rFonts w:ascii="Times New Roman" w:hAnsi="Times New Roman" w:cs="Times New Roman"/>
                <w:sz w:val="24"/>
                <w:szCs w:val="24"/>
              </w:rPr>
              <w:t>LUR</w:t>
            </w:r>
            <w:r w:rsidRPr="005F2AFF">
              <w:rPr>
                <w:rFonts w:ascii="Times New Roman" w:hAnsi="Times New Roman" w:cs="Times New Roman"/>
                <w:sz w:val="24"/>
                <w:szCs w:val="24"/>
                <w:vertAlign w:val="superscript"/>
              </w:rPr>
              <w:t>b</w:t>
            </w:r>
            <w:proofErr w:type="spellEnd"/>
          </w:p>
        </w:tc>
        <w:tc>
          <w:tcPr>
            <w:tcW w:w="1312" w:type="dxa"/>
            <w:tcBorders>
              <w:top w:val="nil"/>
              <w:bottom w:val="single" w:sz="4" w:space="0" w:color="auto"/>
              <w:right w:val="dotted" w:sz="4" w:space="0" w:color="auto"/>
            </w:tcBorders>
            <w:vAlign w:val="center"/>
            <w:hideMark/>
          </w:tcPr>
          <w:p w14:paraId="6ACBC22A" w14:textId="77777777" w:rsidR="006841E8" w:rsidRPr="00081636" w:rsidRDefault="006841E8" w:rsidP="000C3ABB">
            <w:pPr>
              <w:spacing w:line="480" w:lineRule="auto"/>
              <w:jc w:val="center"/>
              <w:rPr>
                <w:rFonts w:ascii="Times New Roman" w:hAnsi="Times New Roman" w:cs="Times New Roman"/>
                <w:sz w:val="24"/>
                <w:szCs w:val="24"/>
              </w:rPr>
            </w:pPr>
            <w:proofErr w:type="spellStart"/>
            <w:r w:rsidRPr="00081636">
              <w:rPr>
                <w:rFonts w:ascii="Times New Roman" w:hAnsi="Times New Roman" w:cs="Times New Roman"/>
                <w:sz w:val="24"/>
                <w:szCs w:val="24"/>
              </w:rPr>
              <w:t>UK</w:t>
            </w:r>
            <w:r w:rsidRPr="005F2AFF">
              <w:rPr>
                <w:rFonts w:ascii="Times New Roman" w:hAnsi="Times New Roman" w:cs="Times New Roman"/>
                <w:sz w:val="24"/>
                <w:szCs w:val="24"/>
                <w:vertAlign w:val="superscript"/>
              </w:rPr>
              <w:t>b</w:t>
            </w:r>
            <w:proofErr w:type="spellEnd"/>
          </w:p>
        </w:tc>
        <w:tc>
          <w:tcPr>
            <w:tcW w:w="1247" w:type="dxa"/>
            <w:tcBorders>
              <w:top w:val="nil"/>
              <w:left w:val="dotted" w:sz="4" w:space="0" w:color="auto"/>
              <w:bottom w:val="single" w:sz="4" w:space="0" w:color="auto"/>
            </w:tcBorders>
            <w:vAlign w:val="center"/>
            <w:hideMark/>
          </w:tcPr>
          <w:p w14:paraId="25E4A864" w14:textId="77777777" w:rsidR="006841E8" w:rsidRPr="00081636" w:rsidRDefault="006841E8" w:rsidP="000C3ABB">
            <w:pPr>
              <w:spacing w:line="480" w:lineRule="auto"/>
              <w:jc w:val="center"/>
              <w:rPr>
                <w:rFonts w:ascii="Times New Roman" w:hAnsi="Times New Roman" w:cs="Times New Roman"/>
                <w:sz w:val="24"/>
                <w:szCs w:val="24"/>
              </w:rPr>
            </w:pPr>
            <w:proofErr w:type="spellStart"/>
            <w:r w:rsidRPr="00081636">
              <w:rPr>
                <w:rFonts w:ascii="Times New Roman" w:hAnsi="Times New Roman" w:cs="Times New Roman"/>
                <w:sz w:val="24"/>
                <w:szCs w:val="24"/>
              </w:rPr>
              <w:t>AA</w:t>
            </w:r>
            <w:r w:rsidRPr="005F2AFF">
              <w:rPr>
                <w:rFonts w:ascii="Times New Roman" w:hAnsi="Times New Roman" w:cs="Times New Roman"/>
                <w:sz w:val="24"/>
                <w:szCs w:val="24"/>
                <w:vertAlign w:val="superscript"/>
              </w:rPr>
              <w:t>b</w:t>
            </w:r>
            <w:proofErr w:type="spellEnd"/>
          </w:p>
        </w:tc>
        <w:tc>
          <w:tcPr>
            <w:tcW w:w="1247" w:type="dxa"/>
            <w:tcBorders>
              <w:top w:val="nil"/>
              <w:bottom w:val="single" w:sz="4" w:space="0" w:color="auto"/>
            </w:tcBorders>
            <w:vAlign w:val="center"/>
            <w:hideMark/>
          </w:tcPr>
          <w:p w14:paraId="501CC3CB" w14:textId="77777777" w:rsidR="006841E8" w:rsidRPr="00081636" w:rsidRDefault="006841E8" w:rsidP="000C3ABB">
            <w:pPr>
              <w:spacing w:line="480" w:lineRule="auto"/>
              <w:jc w:val="center"/>
              <w:rPr>
                <w:rFonts w:ascii="Times New Roman" w:hAnsi="Times New Roman" w:cs="Times New Roman"/>
                <w:sz w:val="24"/>
                <w:szCs w:val="24"/>
              </w:rPr>
            </w:pPr>
            <w:proofErr w:type="spellStart"/>
            <w:r w:rsidRPr="00081636">
              <w:rPr>
                <w:rFonts w:ascii="Times New Roman" w:hAnsi="Times New Roman" w:cs="Times New Roman"/>
                <w:sz w:val="24"/>
                <w:szCs w:val="24"/>
              </w:rPr>
              <w:t>UKD</w:t>
            </w:r>
            <w:r w:rsidRPr="005F2AFF">
              <w:rPr>
                <w:rFonts w:ascii="Times New Roman" w:hAnsi="Times New Roman" w:cs="Times New Roman"/>
                <w:sz w:val="24"/>
                <w:szCs w:val="24"/>
                <w:vertAlign w:val="superscript"/>
              </w:rPr>
              <w:t>b</w:t>
            </w:r>
            <w:proofErr w:type="spellEnd"/>
          </w:p>
        </w:tc>
        <w:tc>
          <w:tcPr>
            <w:tcW w:w="1248" w:type="dxa"/>
            <w:tcBorders>
              <w:top w:val="nil"/>
              <w:bottom w:val="single" w:sz="4" w:space="0" w:color="auto"/>
            </w:tcBorders>
            <w:vAlign w:val="center"/>
            <w:hideMark/>
          </w:tcPr>
          <w:p w14:paraId="7A9016D0" w14:textId="77777777" w:rsidR="006841E8" w:rsidRPr="00081636" w:rsidRDefault="006841E8" w:rsidP="000C3ABB">
            <w:pPr>
              <w:spacing w:line="480" w:lineRule="auto"/>
              <w:jc w:val="center"/>
              <w:rPr>
                <w:rFonts w:ascii="Times New Roman" w:hAnsi="Times New Roman" w:cs="Times New Roman"/>
                <w:sz w:val="24"/>
                <w:szCs w:val="24"/>
              </w:rPr>
            </w:pPr>
            <w:proofErr w:type="spellStart"/>
            <w:r w:rsidRPr="00081636">
              <w:rPr>
                <w:rFonts w:ascii="Times New Roman" w:hAnsi="Times New Roman" w:cs="Times New Roman"/>
                <w:sz w:val="24"/>
                <w:szCs w:val="24"/>
              </w:rPr>
              <w:t>UKNA</w:t>
            </w:r>
            <w:r w:rsidRPr="005F2AFF">
              <w:rPr>
                <w:rFonts w:ascii="Times New Roman" w:hAnsi="Times New Roman" w:cs="Times New Roman"/>
                <w:sz w:val="24"/>
                <w:szCs w:val="24"/>
                <w:vertAlign w:val="superscript"/>
              </w:rPr>
              <w:t>b</w:t>
            </w:r>
            <w:proofErr w:type="spellEnd"/>
          </w:p>
        </w:tc>
        <w:tc>
          <w:tcPr>
            <w:tcW w:w="1247" w:type="dxa"/>
            <w:tcBorders>
              <w:top w:val="nil"/>
              <w:bottom w:val="single" w:sz="4" w:space="0" w:color="auto"/>
            </w:tcBorders>
            <w:vAlign w:val="center"/>
            <w:hideMark/>
          </w:tcPr>
          <w:p w14:paraId="04C82220" w14:textId="77777777" w:rsidR="006841E8" w:rsidRPr="00081636" w:rsidRDefault="006841E8" w:rsidP="000C3ABB">
            <w:pPr>
              <w:spacing w:line="480" w:lineRule="auto"/>
              <w:jc w:val="center"/>
              <w:rPr>
                <w:rFonts w:ascii="Times New Roman" w:hAnsi="Times New Roman" w:cs="Times New Roman"/>
                <w:sz w:val="24"/>
                <w:szCs w:val="24"/>
              </w:rPr>
            </w:pPr>
            <w:proofErr w:type="spellStart"/>
            <w:r w:rsidRPr="00081636">
              <w:rPr>
                <w:rFonts w:ascii="Times New Roman" w:hAnsi="Times New Roman" w:cs="Times New Roman"/>
                <w:sz w:val="24"/>
                <w:szCs w:val="24"/>
              </w:rPr>
              <w:t>UKCA</w:t>
            </w:r>
            <w:r w:rsidRPr="005F2AFF">
              <w:rPr>
                <w:rFonts w:ascii="Times New Roman" w:hAnsi="Times New Roman" w:cs="Times New Roman"/>
                <w:sz w:val="24"/>
                <w:szCs w:val="24"/>
                <w:vertAlign w:val="superscript"/>
              </w:rPr>
              <w:t>b</w:t>
            </w:r>
            <w:proofErr w:type="spellEnd"/>
          </w:p>
        </w:tc>
        <w:tc>
          <w:tcPr>
            <w:tcW w:w="1248" w:type="dxa"/>
            <w:tcBorders>
              <w:top w:val="nil"/>
              <w:bottom w:val="single" w:sz="4" w:space="0" w:color="auto"/>
              <w:right w:val="dotted" w:sz="4" w:space="0" w:color="auto"/>
            </w:tcBorders>
            <w:vAlign w:val="center"/>
            <w:hideMark/>
          </w:tcPr>
          <w:p w14:paraId="0CD1E325" w14:textId="77777777" w:rsidR="006841E8" w:rsidRPr="00081636" w:rsidRDefault="006841E8" w:rsidP="000C3ABB">
            <w:pPr>
              <w:spacing w:line="480" w:lineRule="auto"/>
              <w:jc w:val="center"/>
              <w:rPr>
                <w:rFonts w:ascii="Times New Roman" w:hAnsi="Times New Roman" w:cs="Times New Roman"/>
                <w:sz w:val="24"/>
                <w:szCs w:val="24"/>
              </w:rPr>
            </w:pPr>
            <w:proofErr w:type="spellStart"/>
            <w:r w:rsidRPr="00081636">
              <w:rPr>
                <w:rFonts w:ascii="Times New Roman" w:hAnsi="Times New Roman" w:cs="Times New Roman"/>
                <w:sz w:val="24"/>
                <w:szCs w:val="24"/>
              </w:rPr>
              <w:t>UKGA</w:t>
            </w:r>
            <w:r w:rsidRPr="005F2AFF">
              <w:rPr>
                <w:rFonts w:ascii="Times New Roman" w:hAnsi="Times New Roman" w:cs="Times New Roman"/>
                <w:sz w:val="24"/>
                <w:szCs w:val="24"/>
                <w:vertAlign w:val="superscript"/>
              </w:rPr>
              <w:t>b</w:t>
            </w:r>
            <w:proofErr w:type="spellEnd"/>
          </w:p>
        </w:tc>
      </w:tr>
      <w:tr w:rsidR="006841E8" w:rsidRPr="00081636" w14:paraId="593C629A" w14:textId="77777777" w:rsidTr="00DF496C">
        <w:tc>
          <w:tcPr>
            <w:tcW w:w="690" w:type="dxa"/>
            <w:tcBorders>
              <w:top w:val="single" w:sz="4" w:space="0" w:color="auto"/>
              <w:left w:val="dotted" w:sz="4" w:space="0" w:color="auto"/>
              <w:right w:val="dotted" w:sz="4" w:space="0" w:color="auto"/>
            </w:tcBorders>
            <w:vAlign w:val="center"/>
            <w:hideMark/>
          </w:tcPr>
          <w:p w14:paraId="0921A1A4" w14:textId="77777777" w:rsidR="006841E8" w:rsidRPr="00081636" w:rsidRDefault="006841E8" w:rsidP="000C3ABB">
            <w:pPr>
              <w:spacing w:line="480" w:lineRule="auto"/>
              <w:jc w:val="center"/>
              <w:rPr>
                <w:rFonts w:ascii="Times New Roman" w:hAnsi="Times New Roman" w:cs="Times New Roman"/>
                <w:sz w:val="24"/>
                <w:szCs w:val="24"/>
              </w:rPr>
            </w:pPr>
            <w:r w:rsidRPr="00081636">
              <w:rPr>
                <w:rFonts w:ascii="Times New Roman" w:hAnsi="Times New Roman" w:cs="Times New Roman"/>
                <w:sz w:val="24"/>
                <w:szCs w:val="24"/>
              </w:rPr>
              <w:t>ES1</w:t>
            </w:r>
          </w:p>
        </w:tc>
        <w:tc>
          <w:tcPr>
            <w:tcW w:w="1437" w:type="dxa"/>
            <w:tcBorders>
              <w:top w:val="single" w:sz="4" w:space="0" w:color="auto"/>
              <w:left w:val="dotted" w:sz="4" w:space="0" w:color="auto"/>
              <w:right w:val="dotted" w:sz="4" w:space="0" w:color="auto"/>
            </w:tcBorders>
            <w:vAlign w:val="center"/>
            <w:hideMark/>
          </w:tcPr>
          <w:p w14:paraId="6A42C45A" w14:textId="77777777" w:rsidR="006841E8" w:rsidRPr="000B082A" w:rsidRDefault="006841E8" w:rsidP="000C3ABB">
            <w:pPr>
              <w:spacing w:line="480" w:lineRule="auto"/>
              <w:jc w:val="center"/>
              <w:rPr>
                <w:rFonts w:ascii="Times New Roman" w:eastAsiaTheme="minorHAnsi" w:hAnsi="Times New Roman" w:cs="Times New Roman"/>
                <w:sz w:val="22"/>
                <w:szCs w:val="24"/>
                <w:rPrChange w:id="17" w:author="Sun-Young Kim" w:date="2021-05-24T10:57:00Z">
                  <w:rPr>
                    <w:rFonts w:ascii="Times New Roman" w:eastAsiaTheme="minorHAnsi" w:hAnsi="Times New Roman" w:cs="Times New Roman"/>
                    <w:sz w:val="24"/>
                    <w:szCs w:val="24"/>
                  </w:rPr>
                </w:rPrChange>
              </w:rPr>
            </w:pPr>
            <w:r w:rsidRPr="000B082A">
              <w:rPr>
                <w:rFonts w:ascii="Times New Roman" w:eastAsiaTheme="minorHAnsi" w:hAnsi="Times New Roman" w:cs="Times New Roman"/>
                <w:sz w:val="22"/>
                <w:szCs w:val="24"/>
                <w:rPrChange w:id="18" w:author="Sun-Young Kim" w:date="2021-05-24T10:57:00Z">
                  <w:rPr>
                    <w:rFonts w:ascii="Times New Roman" w:eastAsiaTheme="minorHAnsi" w:hAnsi="Times New Roman" w:cs="Times New Roman"/>
                    <w:sz w:val="24"/>
                    <w:szCs w:val="24"/>
                  </w:rPr>
                </w:rPrChange>
              </w:rPr>
              <w:t>51.16(5.56)</w:t>
            </w:r>
            <w:r w:rsidRPr="000B082A">
              <w:rPr>
                <w:rFonts w:ascii="Times New Roman" w:eastAsia="맑은 고딕" w:hAnsi="Times New Roman" w:cs="Times New Roman"/>
                <w:sz w:val="22"/>
                <w:szCs w:val="24"/>
                <w:vertAlign w:val="superscript"/>
                <w:lang w:val="en-GB"/>
                <w:rPrChange w:id="19" w:author="Sun-Young Kim" w:date="2021-05-24T10:57:00Z">
                  <w:rPr>
                    <w:rFonts w:ascii="Times New Roman" w:eastAsia="맑은 고딕" w:hAnsi="Times New Roman" w:cs="Times New Roman"/>
                    <w:sz w:val="24"/>
                    <w:szCs w:val="24"/>
                    <w:vertAlign w:val="superscript"/>
                    <w:lang w:val="en-GB"/>
                  </w:rPr>
                </w:rPrChange>
              </w:rPr>
              <w:t xml:space="preserve"> a</w:t>
            </w:r>
          </w:p>
        </w:tc>
        <w:tc>
          <w:tcPr>
            <w:tcW w:w="1447" w:type="dxa"/>
            <w:tcBorders>
              <w:top w:val="single" w:sz="4" w:space="0" w:color="auto"/>
              <w:left w:val="dotted" w:sz="4" w:space="0" w:color="auto"/>
            </w:tcBorders>
            <w:vAlign w:val="center"/>
            <w:hideMark/>
          </w:tcPr>
          <w:p w14:paraId="1E739E3E"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50.94(5.73)</w:t>
            </w:r>
          </w:p>
        </w:tc>
        <w:tc>
          <w:tcPr>
            <w:tcW w:w="1311" w:type="dxa"/>
            <w:tcBorders>
              <w:top w:val="single" w:sz="4" w:space="0" w:color="auto"/>
            </w:tcBorders>
            <w:vAlign w:val="center"/>
            <w:hideMark/>
          </w:tcPr>
          <w:p w14:paraId="548A796E"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51.42(5.47)</w:t>
            </w:r>
          </w:p>
        </w:tc>
        <w:tc>
          <w:tcPr>
            <w:tcW w:w="1311" w:type="dxa"/>
            <w:tcBorders>
              <w:top w:val="single" w:sz="4" w:space="0" w:color="auto"/>
            </w:tcBorders>
            <w:vAlign w:val="center"/>
            <w:hideMark/>
          </w:tcPr>
          <w:p w14:paraId="5F6140AF"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51.14(4.16)</w:t>
            </w:r>
          </w:p>
        </w:tc>
        <w:tc>
          <w:tcPr>
            <w:tcW w:w="1312" w:type="dxa"/>
            <w:tcBorders>
              <w:top w:val="single" w:sz="4" w:space="0" w:color="auto"/>
              <w:right w:val="dotted" w:sz="4" w:space="0" w:color="auto"/>
            </w:tcBorders>
            <w:vAlign w:val="center"/>
            <w:hideMark/>
          </w:tcPr>
          <w:p w14:paraId="30FB5D9B"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52.27(1.56)</w:t>
            </w:r>
          </w:p>
        </w:tc>
        <w:tc>
          <w:tcPr>
            <w:tcW w:w="1247" w:type="dxa"/>
            <w:tcBorders>
              <w:top w:val="single" w:sz="4" w:space="0" w:color="auto"/>
              <w:left w:val="dotted" w:sz="4" w:space="0" w:color="auto"/>
            </w:tcBorders>
            <w:vAlign w:val="center"/>
            <w:hideMark/>
          </w:tcPr>
          <w:p w14:paraId="3642C998"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51.59(4.24)</w:t>
            </w:r>
          </w:p>
        </w:tc>
        <w:tc>
          <w:tcPr>
            <w:tcW w:w="1247" w:type="dxa"/>
            <w:tcBorders>
              <w:top w:val="single" w:sz="4" w:space="0" w:color="auto"/>
            </w:tcBorders>
            <w:vAlign w:val="center"/>
            <w:hideMark/>
          </w:tcPr>
          <w:p w14:paraId="3B3C8E3B"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51.63(4.53)</w:t>
            </w:r>
          </w:p>
        </w:tc>
        <w:tc>
          <w:tcPr>
            <w:tcW w:w="1248" w:type="dxa"/>
            <w:tcBorders>
              <w:top w:val="single" w:sz="4" w:space="0" w:color="auto"/>
            </w:tcBorders>
            <w:vAlign w:val="center"/>
            <w:hideMark/>
          </w:tcPr>
          <w:p w14:paraId="1D294840"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51.61(4.24)</w:t>
            </w:r>
          </w:p>
        </w:tc>
        <w:tc>
          <w:tcPr>
            <w:tcW w:w="1247" w:type="dxa"/>
            <w:tcBorders>
              <w:top w:val="single" w:sz="4" w:space="0" w:color="auto"/>
            </w:tcBorders>
            <w:vAlign w:val="center"/>
            <w:hideMark/>
          </w:tcPr>
          <w:p w14:paraId="53C5786B"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51.6(4.27)</w:t>
            </w:r>
          </w:p>
        </w:tc>
        <w:tc>
          <w:tcPr>
            <w:tcW w:w="1248" w:type="dxa"/>
            <w:tcBorders>
              <w:top w:val="single" w:sz="4" w:space="0" w:color="auto"/>
              <w:right w:val="dotted" w:sz="4" w:space="0" w:color="auto"/>
            </w:tcBorders>
            <w:vAlign w:val="center"/>
            <w:hideMark/>
          </w:tcPr>
          <w:p w14:paraId="59A9916A"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51.49(3.97)</w:t>
            </w:r>
          </w:p>
        </w:tc>
      </w:tr>
      <w:tr w:rsidR="006841E8" w:rsidRPr="00081636" w14:paraId="237B5357" w14:textId="77777777" w:rsidTr="00DF496C">
        <w:tc>
          <w:tcPr>
            <w:tcW w:w="690" w:type="dxa"/>
            <w:tcBorders>
              <w:left w:val="dotted" w:sz="4" w:space="0" w:color="auto"/>
              <w:right w:val="dotted" w:sz="4" w:space="0" w:color="auto"/>
            </w:tcBorders>
            <w:vAlign w:val="center"/>
            <w:hideMark/>
          </w:tcPr>
          <w:p w14:paraId="7C9F98A4" w14:textId="77777777" w:rsidR="006841E8" w:rsidRPr="00081636" w:rsidRDefault="006841E8" w:rsidP="000C3ABB">
            <w:pPr>
              <w:spacing w:line="480" w:lineRule="auto"/>
              <w:jc w:val="center"/>
              <w:rPr>
                <w:rFonts w:ascii="Times New Roman" w:hAnsi="Times New Roman" w:cs="Times New Roman"/>
                <w:sz w:val="24"/>
                <w:szCs w:val="24"/>
              </w:rPr>
            </w:pPr>
            <w:r w:rsidRPr="00081636">
              <w:rPr>
                <w:rFonts w:ascii="Times New Roman" w:hAnsi="Times New Roman" w:cs="Times New Roman"/>
                <w:sz w:val="24"/>
                <w:szCs w:val="24"/>
              </w:rPr>
              <w:t>ES2</w:t>
            </w:r>
          </w:p>
        </w:tc>
        <w:tc>
          <w:tcPr>
            <w:tcW w:w="1437" w:type="dxa"/>
            <w:tcBorders>
              <w:left w:val="dotted" w:sz="4" w:space="0" w:color="auto"/>
              <w:right w:val="dotted" w:sz="4" w:space="0" w:color="auto"/>
            </w:tcBorders>
            <w:vAlign w:val="center"/>
            <w:hideMark/>
          </w:tcPr>
          <w:p w14:paraId="11AFBE99" w14:textId="7A73C9D6" w:rsidR="006841E8" w:rsidRPr="000B082A" w:rsidRDefault="006841E8" w:rsidP="000C3ABB">
            <w:pPr>
              <w:spacing w:line="480" w:lineRule="auto"/>
              <w:jc w:val="center"/>
              <w:rPr>
                <w:rFonts w:ascii="Times New Roman" w:eastAsiaTheme="minorHAnsi" w:hAnsi="Times New Roman" w:cs="Times New Roman"/>
                <w:sz w:val="22"/>
                <w:szCs w:val="24"/>
                <w:rPrChange w:id="20" w:author="Sun-Young Kim" w:date="2021-05-24T10:57:00Z">
                  <w:rPr>
                    <w:rFonts w:ascii="Times New Roman" w:eastAsiaTheme="minorHAnsi" w:hAnsi="Times New Roman" w:cs="Times New Roman"/>
                    <w:sz w:val="24"/>
                    <w:szCs w:val="24"/>
                  </w:rPr>
                </w:rPrChange>
              </w:rPr>
            </w:pPr>
            <w:r w:rsidRPr="000B082A">
              <w:rPr>
                <w:rFonts w:ascii="Times New Roman" w:eastAsiaTheme="minorHAnsi" w:hAnsi="Times New Roman" w:cs="Times New Roman"/>
                <w:sz w:val="22"/>
                <w:szCs w:val="24"/>
                <w:rPrChange w:id="21" w:author="Sun-Young Kim" w:date="2021-05-24T10:57:00Z">
                  <w:rPr>
                    <w:rFonts w:ascii="Times New Roman" w:eastAsiaTheme="minorHAnsi" w:hAnsi="Times New Roman" w:cs="Times New Roman"/>
                    <w:sz w:val="24"/>
                    <w:szCs w:val="24"/>
                  </w:rPr>
                </w:rPrChange>
              </w:rPr>
              <w:t>49.8</w:t>
            </w:r>
            <w:r w:rsidR="00D17DA6" w:rsidRPr="000B082A">
              <w:rPr>
                <w:rFonts w:ascii="Times New Roman" w:eastAsiaTheme="minorHAnsi" w:hAnsi="Times New Roman" w:cs="Times New Roman"/>
                <w:sz w:val="22"/>
                <w:szCs w:val="24"/>
                <w:rPrChange w:id="22" w:author="Sun-Young Kim" w:date="2021-05-24T10:57:00Z">
                  <w:rPr>
                    <w:rFonts w:ascii="Times New Roman" w:eastAsiaTheme="minorHAnsi" w:hAnsi="Times New Roman" w:cs="Times New Roman"/>
                    <w:sz w:val="24"/>
                    <w:szCs w:val="24"/>
                  </w:rPr>
                </w:rPrChange>
              </w:rPr>
              <w:t>0</w:t>
            </w:r>
            <w:r w:rsidRPr="000B082A">
              <w:rPr>
                <w:rFonts w:ascii="Times New Roman" w:eastAsiaTheme="minorHAnsi" w:hAnsi="Times New Roman" w:cs="Times New Roman"/>
                <w:sz w:val="22"/>
                <w:szCs w:val="24"/>
                <w:rPrChange w:id="23" w:author="Sun-Young Kim" w:date="2021-05-24T10:57:00Z">
                  <w:rPr>
                    <w:rFonts w:ascii="Times New Roman" w:eastAsiaTheme="minorHAnsi" w:hAnsi="Times New Roman" w:cs="Times New Roman"/>
                    <w:sz w:val="24"/>
                    <w:szCs w:val="24"/>
                  </w:rPr>
                </w:rPrChange>
              </w:rPr>
              <w:t>(5.97)</w:t>
            </w:r>
          </w:p>
        </w:tc>
        <w:tc>
          <w:tcPr>
            <w:tcW w:w="1447" w:type="dxa"/>
            <w:tcBorders>
              <w:left w:val="dotted" w:sz="4" w:space="0" w:color="auto"/>
            </w:tcBorders>
            <w:vAlign w:val="center"/>
            <w:hideMark/>
          </w:tcPr>
          <w:p w14:paraId="1E2FA02B"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49.75(5.34)</w:t>
            </w:r>
          </w:p>
        </w:tc>
        <w:tc>
          <w:tcPr>
            <w:tcW w:w="1311" w:type="dxa"/>
            <w:vAlign w:val="center"/>
            <w:hideMark/>
          </w:tcPr>
          <w:p w14:paraId="24204805" w14:textId="19C142C0"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49.83(5.2</w:t>
            </w:r>
            <w:ins w:id="24" w:author="Sun-Young Kim" w:date="2021-05-24T10:16:00Z">
              <w:r w:rsidR="00D17DA6">
                <w:rPr>
                  <w:rFonts w:ascii="Times New Roman" w:eastAsiaTheme="minorHAnsi" w:hAnsi="Times New Roman" w:cs="Times New Roman"/>
                  <w:sz w:val="22"/>
                  <w:szCs w:val="24"/>
                </w:rPr>
                <w:t>0</w:t>
              </w:r>
            </w:ins>
            <w:r w:rsidRPr="005F2AFF">
              <w:rPr>
                <w:rFonts w:ascii="Times New Roman" w:eastAsiaTheme="minorHAnsi" w:hAnsi="Times New Roman" w:cs="Times New Roman"/>
                <w:sz w:val="22"/>
                <w:szCs w:val="24"/>
              </w:rPr>
              <w:t>)</w:t>
            </w:r>
          </w:p>
        </w:tc>
        <w:tc>
          <w:tcPr>
            <w:tcW w:w="1311" w:type="dxa"/>
            <w:vAlign w:val="center"/>
            <w:hideMark/>
          </w:tcPr>
          <w:p w14:paraId="0577BCB7" w14:textId="283D0F3C"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49.94(3.8</w:t>
            </w:r>
            <w:ins w:id="25" w:author="Sun-Young Kim" w:date="2021-05-24T10:57:00Z">
              <w:r w:rsidR="000B082A">
                <w:rPr>
                  <w:rFonts w:ascii="Times New Roman" w:eastAsiaTheme="minorHAnsi" w:hAnsi="Times New Roman" w:cs="Times New Roman"/>
                  <w:sz w:val="22"/>
                  <w:szCs w:val="24"/>
                </w:rPr>
                <w:t>0</w:t>
              </w:r>
            </w:ins>
            <w:r w:rsidRPr="005F2AFF">
              <w:rPr>
                <w:rFonts w:ascii="Times New Roman" w:eastAsiaTheme="minorHAnsi" w:hAnsi="Times New Roman" w:cs="Times New Roman"/>
                <w:sz w:val="22"/>
                <w:szCs w:val="24"/>
              </w:rPr>
              <w:t>)</w:t>
            </w:r>
          </w:p>
        </w:tc>
        <w:tc>
          <w:tcPr>
            <w:tcW w:w="1312" w:type="dxa"/>
            <w:tcBorders>
              <w:right w:val="dotted" w:sz="4" w:space="0" w:color="auto"/>
            </w:tcBorders>
            <w:vAlign w:val="center"/>
            <w:hideMark/>
          </w:tcPr>
          <w:p w14:paraId="5D8F643D"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49.97(1.59)</w:t>
            </w:r>
          </w:p>
        </w:tc>
        <w:tc>
          <w:tcPr>
            <w:tcW w:w="1247" w:type="dxa"/>
            <w:tcBorders>
              <w:left w:val="dotted" w:sz="4" w:space="0" w:color="auto"/>
            </w:tcBorders>
            <w:vAlign w:val="center"/>
            <w:hideMark/>
          </w:tcPr>
          <w:p w14:paraId="610554FF"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49.71(4.13)</w:t>
            </w:r>
          </w:p>
        </w:tc>
        <w:tc>
          <w:tcPr>
            <w:tcW w:w="1247" w:type="dxa"/>
            <w:vAlign w:val="center"/>
            <w:hideMark/>
          </w:tcPr>
          <w:p w14:paraId="249A9680" w14:textId="0B69F341"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49.91(4.8</w:t>
            </w:r>
            <w:ins w:id="26" w:author="Sun-Young Kim" w:date="2021-05-24T10:57:00Z">
              <w:r w:rsidR="000B082A">
                <w:rPr>
                  <w:rFonts w:ascii="Times New Roman" w:eastAsiaTheme="minorHAnsi" w:hAnsi="Times New Roman" w:cs="Times New Roman"/>
                  <w:sz w:val="22"/>
                  <w:szCs w:val="24"/>
                </w:rPr>
                <w:t>0</w:t>
              </w:r>
            </w:ins>
            <w:r w:rsidRPr="005F2AFF">
              <w:rPr>
                <w:rFonts w:ascii="Times New Roman" w:eastAsiaTheme="minorHAnsi" w:hAnsi="Times New Roman" w:cs="Times New Roman"/>
                <w:sz w:val="22"/>
                <w:szCs w:val="24"/>
              </w:rPr>
              <w:t>)</w:t>
            </w:r>
          </w:p>
        </w:tc>
        <w:tc>
          <w:tcPr>
            <w:tcW w:w="1248" w:type="dxa"/>
            <w:vAlign w:val="center"/>
            <w:hideMark/>
          </w:tcPr>
          <w:p w14:paraId="598C7A80"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49.68(4.49)</w:t>
            </w:r>
          </w:p>
        </w:tc>
        <w:tc>
          <w:tcPr>
            <w:tcW w:w="1247" w:type="dxa"/>
            <w:vAlign w:val="center"/>
            <w:hideMark/>
          </w:tcPr>
          <w:p w14:paraId="7D445DB5"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49.81(4.38)</w:t>
            </w:r>
          </w:p>
        </w:tc>
        <w:tc>
          <w:tcPr>
            <w:tcW w:w="1248" w:type="dxa"/>
            <w:tcBorders>
              <w:right w:val="dotted" w:sz="4" w:space="0" w:color="auto"/>
            </w:tcBorders>
            <w:vAlign w:val="center"/>
            <w:hideMark/>
          </w:tcPr>
          <w:p w14:paraId="42CBE775"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49.49(4.04)</w:t>
            </w:r>
          </w:p>
        </w:tc>
      </w:tr>
      <w:tr w:rsidR="006841E8" w:rsidRPr="00081636" w14:paraId="459A63E2" w14:textId="77777777" w:rsidTr="00DF496C">
        <w:tc>
          <w:tcPr>
            <w:tcW w:w="690" w:type="dxa"/>
            <w:tcBorders>
              <w:left w:val="dotted" w:sz="4" w:space="0" w:color="auto"/>
              <w:right w:val="dotted" w:sz="4" w:space="0" w:color="auto"/>
            </w:tcBorders>
            <w:vAlign w:val="center"/>
            <w:hideMark/>
          </w:tcPr>
          <w:p w14:paraId="4D38F04B" w14:textId="77777777" w:rsidR="006841E8" w:rsidRPr="00081636" w:rsidRDefault="006841E8" w:rsidP="000C3ABB">
            <w:pPr>
              <w:spacing w:line="480" w:lineRule="auto"/>
              <w:jc w:val="center"/>
              <w:rPr>
                <w:rFonts w:ascii="Times New Roman" w:hAnsi="Times New Roman" w:cs="Times New Roman"/>
                <w:sz w:val="24"/>
                <w:szCs w:val="24"/>
              </w:rPr>
            </w:pPr>
            <w:r w:rsidRPr="00081636">
              <w:rPr>
                <w:rFonts w:ascii="Times New Roman" w:hAnsi="Times New Roman" w:cs="Times New Roman"/>
                <w:sz w:val="24"/>
                <w:szCs w:val="24"/>
              </w:rPr>
              <w:t>ES3</w:t>
            </w:r>
          </w:p>
        </w:tc>
        <w:tc>
          <w:tcPr>
            <w:tcW w:w="1437" w:type="dxa"/>
            <w:tcBorders>
              <w:left w:val="dotted" w:sz="4" w:space="0" w:color="auto"/>
              <w:right w:val="dotted" w:sz="4" w:space="0" w:color="auto"/>
            </w:tcBorders>
            <w:vAlign w:val="center"/>
            <w:hideMark/>
          </w:tcPr>
          <w:p w14:paraId="1C675639" w14:textId="77777777" w:rsidR="006841E8" w:rsidRPr="000B082A" w:rsidRDefault="006841E8" w:rsidP="000C3ABB">
            <w:pPr>
              <w:spacing w:line="480" w:lineRule="auto"/>
              <w:jc w:val="center"/>
              <w:rPr>
                <w:rFonts w:ascii="Times New Roman" w:eastAsiaTheme="minorHAnsi" w:hAnsi="Times New Roman" w:cs="Times New Roman"/>
                <w:sz w:val="22"/>
                <w:szCs w:val="24"/>
                <w:rPrChange w:id="27" w:author="Sun-Young Kim" w:date="2021-05-24T10:57:00Z">
                  <w:rPr>
                    <w:rFonts w:ascii="Times New Roman" w:eastAsiaTheme="minorHAnsi" w:hAnsi="Times New Roman" w:cs="Times New Roman"/>
                    <w:sz w:val="24"/>
                    <w:szCs w:val="24"/>
                  </w:rPr>
                </w:rPrChange>
              </w:rPr>
            </w:pPr>
            <w:r w:rsidRPr="000B082A">
              <w:rPr>
                <w:rFonts w:ascii="Times New Roman" w:eastAsiaTheme="minorHAnsi" w:hAnsi="Times New Roman" w:cs="Times New Roman"/>
                <w:sz w:val="22"/>
                <w:szCs w:val="24"/>
                <w:rPrChange w:id="28" w:author="Sun-Young Kim" w:date="2021-05-24T10:57:00Z">
                  <w:rPr>
                    <w:rFonts w:ascii="Times New Roman" w:eastAsiaTheme="minorHAnsi" w:hAnsi="Times New Roman" w:cs="Times New Roman"/>
                    <w:sz w:val="24"/>
                    <w:szCs w:val="24"/>
                  </w:rPr>
                </w:rPrChange>
              </w:rPr>
              <w:t>58.55(6.45)</w:t>
            </w:r>
          </w:p>
        </w:tc>
        <w:tc>
          <w:tcPr>
            <w:tcW w:w="1447" w:type="dxa"/>
            <w:tcBorders>
              <w:left w:val="dotted" w:sz="4" w:space="0" w:color="auto"/>
            </w:tcBorders>
            <w:vAlign w:val="center"/>
            <w:hideMark/>
          </w:tcPr>
          <w:p w14:paraId="43638E8A"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59.23(6.45)</w:t>
            </w:r>
          </w:p>
        </w:tc>
        <w:tc>
          <w:tcPr>
            <w:tcW w:w="1311" w:type="dxa"/>
            <w:vAlign w:val="center"/>
            <w:hideMark/>
          </w:tcPr>
          <w:p w14:paraId="5D60290F"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59.27(5.89)</w:t>
            </w:r>
          </w:p>
        </w:tc>
        <w:tc>
          <w:tcPr>
            <w:tcW w:w="1311" w:type="dxa"/>
            <w:vAlign w:val="center"/>
            <w:hideMark/>
          </w:tcPr>
          <w:p w14:paraId="4D1417FD"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59.27(4.88)</w:t>
            </w:r>
          </w:p>
        </w:tc>
        <w:tc>
          <w:tcPr>
            <w:tcW w:w="1312" w:type="dxa"/>
            <w:tcBorders>
              <w:right w:val="dotted" w:sz="4" w:space="0" w:color="auto"/>
            </w:tcBorders>
            <w:vAlign w:val="center"/>
            <w:hideMark/>
          </w:tcPr>
          <w:p w14:paraId="16E92233"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60.52(3.43)</w:t>
            </w:r>
          </w:p>
        </w:tc>
        <w:tc>
          <w:tcPr>
            <w:tcW w:w="1247" w:type="dxa"/>
            <w:tcBorders>
              <w:left w:val="dotted" w:sz="4" w:space="0" w:color="auto"/>
            </w:tcBorders>
            <w:vAlign w:val="center"/>
            <w:hideMark/>
          </w:tcPr>
          <w:p w14:paraId="08D1B77A"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59.56(4.56)</w:t>
            </w:r>
          </w:p>
        </w:tc>
        <w:tc>
          <w:tcPr>
            <w:tcW w:w="1247" w:type="dxa"/>
            <w:vAlign w:val="center"/>
            <w:hideMark/>
          </w:tcPr>
          <w:p w14:paraId="70787897"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59.66(4.46)</w:t>
            </w:r>
          </w:p>
        </w:tc>
        <w:tc>
          <w:tcPr>
            <w:tcW w:w="1248" w:type="dxa"/>
            <w:vAlign w:val="center"/>
            <w:hideMark/>
          </w:tcPr>
          <w:p w14:paraId="58B73EAD"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59.45(4.63)</w:t>
            </w:r>
          </w:p>
        </w:tc>
        <w:tc>
          <w:tcPr>
            <w:tcW w:w="1247" w:type="dxa"/>
            <w:vAlign w:val="center"/>
            <w:hideMark/>
          </w:tcPr>
          <w:p w14:paraId="08EC5C93" w14:textId="43F88BFE"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59.6</w:t>
            </w:r>
            <w:ins w:id="29" w:author="Sun-Young Kim" w:date="2021-05-24T10:57:00Z">
              <w:r w:rsidR="000B082A">
                <w:rPr>
                  <w:rFonts w:ascii="Times New Roman" w:eastAsiaTheme="minorHAnsi" w:hAnsi="Times New Roman" w:cs="Times New Roman"/>
                  <w:sz w:val="22"/>
                  <w:szCs w:val="24"/>
                </w:rPr>
                <w:t>0</w:t>
              </w:r>
            </w:ins>
            <w:r w:rsidRPr="005F2AFF">
              <w:rPr>
                <w:rFonts w:ascii="Times New Roman" w:eastAsiaTheme="minorHAnsi" w:hAnsi="Times New Roman" w:cs="Times New Roman"/>
                <w:sz w:val="22"/>
                <w:szCs w:val="24"/>
              </w:rPr>
              <w:t>(4.09)</w:t>
            </w:r>
          </w:p>
        </w:tc>
        <w:tc>
          <w:tcPr>
            <w:tcW w:w="1248" w:type="dxa"/>
            <w:tcBorders>
              <w:right w:val="dotted" w:sz="4" w:space="0" w:color="auto"/>
            </w:tcBorders>
            <w:vAlign w:val="center"/>
            <w:hideMark/>
          </w:tcPr>
          <w:p w14:paraId="6EA83231"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59.21(4.02)</w:t>
            </w:r>
          </w:p>
        </w:tc>
      </w:tr>
      <w:tr w:rsidR="006841E8" w:rsidRPr="00081636" w14:paraId="16E66924" w14:textId="77777777" w:rsidTr="00DF496C">
        <w:tc>
          <w:tcPr>
            <w:tcW w:w="690" w:type="dxa"/>
            <w:tcBorders>
              <w:left w:val="dotted" w:sz="4" w:space="0" w:color="auto"/>
              <w:right w:val="dotted" w:sz="4" w:space="0" w:color="auto"/>
            </w:tcBorders>
            <w:vAlign w:val="center"/>
            <w:hideMark/>
          </w:tcPr>
          <w:p w14:paraId="4EF6A619" w14:textId="77777777" w:rsidR="006841E8" w:rsidRPr="00081636" w:rsidRDefault="006841E8" w:rsidP="000C3ABB">
            <w:pPr>
              <w:spacing w:line="480" w:lineRule="auto"/>
              <w:jc w:val="center"/>
              <w:rPr>
                <w:rFonts w:ascii="Times New Roman" w:hAnsi="Times New Roman" w:cs="Times New Roman"/>
                <w:sz w:val="24"/>
                <w:szCs w:val="24"/>
              </w:rPr>
            </w:pPr>
            <w:r w:rsidRPr="00081636">
              <w:rPr>
                <w:rFonts w:ascii="Times New Roman" w:hAnsi="Times New Roman" w:cs="Times New Roman"/>
                <w:sz w:val="24"/>
                <w:szCs w:val="24"/>
              </w:rPr>
              <w:t>ES4</w:t>
            </w:r>
          </w:p>
        </w:tc>
        <w:tc>
          <w:tcPr>
            <w:tcW w:w="1437" w:type="dxa"/>
            <w:tcBorders>
              <w:left w:val="dotted" w:sz="4" w:space="0" w:color="auto"/>
              <w:right w:val="dotted" w:sz="4" w:space="0" w:color="auto"/>
            </w:tcBorders>
            <w:vAlign w:val="center"/>
            <w:hideMark/>
          </w:tcPr>
          <w:p w14:paraId="674EF47B" w14:textId="68485F32" w:rsidR="006841E8" w:rsidRPr="000B082A" w:rsidRDefault="006841E8" w:rsidP="000C3ABB">
            <w:pPr>
              <w:spacing w:line="480" w:lineRule="auto"/>
              <w:jc w:val="center"/>
              <w:rPr>
                <w:rFonts w:ascii="Times New Roman" w:eastAsiaTheme="minorHAnsi" w:hAnsi="Times New Roman" w:cs="Times New Roman"/>
                <w:sz w:val="22"/>
                <w:szCs w:val="24"/>
                <w:rPrChange w:id="30" w:author="Sun-Young Kim" w:date="2021-05-24T10:57:00Z">
                  <w:rPr>
                    <w:rFonts w:ascii="Times New Roman" w:eastAsiaTheme="minorHAnsi" w:hAnsi="Times New Roman" w:cs="Times New Roman"/>
                    <w:sz w:val="24"/>
                    <w:szCs w:val="24"/>
                  </w:rPr>
                </w:rPrChange>
              </w:rPr>
            </w:pPr>
            <w:r w:rsidRPr="000B082A">
              <w:rPr>
                <w:rFonts w:ascii="Times New Roman" w:eastAsiaTheme="minorHAnsi" w:hAnsi="Times New Roman" w:cs="Times New Roman"/>
                <w:sz w:val="22"/>
                <w:szCs w:val="24"/>
                <w:rPrChange w:id="31" w:author="Sun-Young Kim" w:date="2021-05-24T10:57:00Z">
                  <w:rPr>
                    <w:rFonts w:ascii="Times New Roman" w:eastAsiaTheme="minorHAnsi" w:hAnsi="Times New Roman" w:cs="Times New Roman"/>
                    <w:sz w:val="24"/>
                    <w:szCs w:val="24"/>
                  </w:rPr>
                </w:rPrChange>
              </w:rPr>
              <w:t>46.9</w:t>
            </w:r>
            <w:ins w:id="32" w:author="Sun-Young Kim" w:date="2021-05-24T10:16:00Z">
              <w:r w:rsidR="00D17DA6" w:rsidRPr="000B082A">
                <w:rPr>
                  <w:rFonts w:ascii="Times New Roman" w:eastAsiaTheme="minorHAnsi" w:hAnsi="Times New Roman" w:cs="Times New Roman"/>
                  <w:sz w:val="22"/>
                  <w:szCs w:val="24"/>
                  <w:rPrChange w:id="33" w:author="Sun-Young Kim" w:date="2021-05-24T10:57:00Z">
                    <w:rPr>
                      <w:rFonts w:ascii="Times New Roman" w:eastAsiaTheme="minorHAnsi" w:hAnsi="Times New Roman" w:cs="Times New Roman"/>
                      <w:sz w:val="24"/>
                      <w:szCs w:val="24"/>
                    </w:rPr>
                  </w:rPrChange>
                </w:rPr>
                <w:t>0</w:t>
              </w:r>
            </w:ins>
            <w:r w:rsidRPr="000B082A">
              <w:rPr>
                <w:rFonts w:ascii="Times New Roman" w:eastAsiaTheme="minorHAnsi" w:hAnsi="Times New Roman" w:cs="Times New Roman"/>
                <w:sz w:val="22"/>
                <w:szCs w:val="24"/>
                <w:rPrChange w:id="34" w:author="Sun-Young Kim" w:date="2021-05-24T10:57:00Z">
                  <w:rPr>
                    <w:rFonts w:ascii="Times New Roman" w:eastAsiaTheme="minorHAnsi" w:hAnsi="Times New Roman" w:cs="Times New Roman"/>
                    <w:sz w:val="24"/>
                    <w:szCs w:val="24"/>
                  </w:rPr>
                </w:rPrChange>
              </w:rPr>
              <w:t>(5.11)</w:t>
            </w:r>
          </w:p>
        </w:tc>
        <w:tc>
          <w:tcPr>
            <w:tcW w:w="1447" w:type="dxa"/>
            <w:tcBorders>
              <w:left w:val="dotted" w:sz="4" w:space="0" w:color="auto"/>
            </w:tcBorders>
            <w:vAlign w:val="center"/>
            <w:hideMark/>
          </w:tcPr>
          <w:p w14:paraId="5B0605FF"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47.68(4.59)</w:t>
            </w:r>
          </w:p>
        </w:tc>
        <w:tc>
          <w:tcPr>
            <w:tcW w:w="1311" w:type="dxa"/>
            <w:vAlign w:val="center"/>
            <w:hideMark/>
          </w:tcPr>
          <w:p w14:paraId="1120F662"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47.43(3.81)</w:t>
            </w:r>
          </w:p>
        </w:tc>
        <w:tc>
          <w:tcPr>
            <w:tcW w:w="1311" w:type="dxa"/>
            <w:vAlign w:val="center"/>
            <w:hideMark/>
          </w:tcPr>
          <w:p w14:paraId="3898D2E9"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47.48(2.71)</w:t>
            </w:r>
          </w:p>
        </w:tc>
        <w:tc>
          <w:tcPr>
            <w:tcW w:w="1312" w:type="dxa"/>
            <w:tcBorders>
              <w:right w:val="dotted" w:sz="4" w:space="0" w:color="auto"/>
            </w:tcBorders>
            <w:vAlign w:val="center"/>
            <w:hideMark/>
          </w:tcPr>
          <w:p w14:paraId="59E00F28"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47.52(1.99)</w:t>
            </w:r>
          </w:p>
        </w:tc>
        <w:tc>
          <w:tcPr>
            <w:tcW w:w="1247" w:type="dxa"/>
            <w:tcBorders>
              <w:left w:val="dotted" w:sz="4" w:space="0" w:color="auto"/>
            </w:tcBorders>
            <w:vAlign w:val="center"/>
            <w:hideMark/>
          </w:tcPr>
          <w:p w14:paraId="03B25B8F"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47.61(2.56)</w:t>
            </w:r>
          </w:p>
        </w:tc>
        <w:tc>
          <w:tcPr>
            <w:tcW w:w="1247" w:type="dxa"/>
            <w:vAlign w:val="center"/>
            <w:hideMark/>
          </w:tcPr>
          <w:p w14:paraId="6C6F313F"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47.57(2.29)</w:t>
            </w:r>
          </w:p>
        </w:tc>
        <w:tc>
          <w:tcPr>
            <w:tcW w:w="1248" w:type="dxa"/>
            <w:vAlign w:val="center"/>
            <w:hideMark/>
          </w:tcPr>
          <w:p w14:paraId="00C135DA"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47.42(1.21)</w:t>
            </w:r>
          </w:p>
        </w:tc>
        <w:tc>
          <w:tcPr>
            <w:tcW w:w="1247" w:type="dxa"/>
            <w:vAlign w:val="center"/>
            <w:hideMark/>
          </w:tcPr>
          <w:p w14:paraId="0F3B9855" w14:textId="464581B9"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47.52(1.5</w:t>
            </w:r>
            <w:ins w:id="35" w:author="Sun-Young Kim" w:date="2021-05-24T10:16:00Z">
              <w:r w:rsidR="00D17DA6">
                <w:rPr>
                  <w:rFonts w:ascii="Times New Roman" w:eastAsiaTheme="minorHAnsi" w:hAnsi="Times New Roman" w:cs="Times New Roman"/>
                  <w:sz w:val="22"/>
                  <w:szCs w:val="24"/>
                </w:rPr>
                <w:t>0</w:t>
              </w:r>
            </w:ins>
            <w:r w:rsidRPr="005F2AFF">
              <w:rPr>
                <w:rFonts w:ascii="Times New Roman" w:eastAsiaTheme="minorHAnsi" w:hAnsi="Times New Roman" w:cs="Times New Roman"/>
                <w:sz w:val="22"/>
                <w:szCs w:val="24"/>
              </w:rPr>
              <w:t>)</w:t>
            </w:r>
          </w:p>
        </w:tc>
        <w:tc>
          <w:tcPr>
            <w:tcW w:w="1248" w:type="dxa"/>
            <w:tcBorders>
              <w:right w:val="dotted" w:sz="4" w:space="0" w:color="auto"/>
            </w:tcBorders>
            <w:vAlign w:val="center"/>
            <w:hideMark/>
          </w:tcPr>
          <w:p w14:paraId="7C4FA7D4"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47.25(1.04)</w:t>
            </w:r>
          </w:p>
        </w:tc>
      </w:tr>
      <w:tr w:rsidR="006841E8" w:rsidRPr="00081636" w14:paraId="59A8B72E" w14:textId="77777777" w:rsidTr="00DF496C">
        <w:tc>
          <w:tcPr>
            <w:tcW w:w="690" w:type="dxa"/>
            <w:tcBorders>
              <w:left w:val="dotted" w:sz="4" w:space="0" w:color="auto"/>
              <w:right w:val="dotted" w:sz="4" w:space="0" w:color="auto"/>
            </w:tcBorders>
            <w:vAlign w:val="center"/>
            <w:hideMark/>
          </w:tcPr>
          <w:p w14:paraId="205C425A" w14:textId="77777777" w:rsidR="006841E8" w:rsidRPr="00081636" w:rsidRDefault="006841E8" w:rsidP="000C3ABB">
            <w:pPr>
              <w:spacing w:line="480" w:lineRule="auto"/>
              <w:jc w:val="center"/>
              <w:rPr>
                <w:rFonts w:ascii="Times New Roman" w:hAnsi="Times New Roman" w:cs="Times New Roman"/>
                <w:sz w:val="24"/>
                <w:szCs w:val="24"/>
              </w:rPr>
            </w:pPr>
            <w:r w:rsidRPr="00081636">
              <w:rPr>
                <w:rFonts w:ascii="Times New Roman" w:hAnsi="Times New Roman" w:cs="Times New Roman"/>
                <w:sz w:val="24"/>
                <w:szCs w:val="24"/>
              </w:rPr>
              <w:t>ES5</w:t>
            </w:r>
          </w:p>
        </w:tc>
        <w:tc>
          <w:tcPr>
            <w:tcW w:w="1437" w:type="dxa"/>
            <w:tcBorders>
              <w:left w:val="dotted" w:sz="4" w:space="0" w:color="auto"/>
              <w:right w:val="dotted" w:sz="4" w:space="0" w:color="auto"/>
            </w:tcBorders>
            <w:vAlign w:val="center"/>
            <w:hideMark/>
          </w:tcPr>
          <w:p w14:paraId="0E6A39FC" w14:textId="77777777" w:rsidR="006841E8" w:rsidRPr="000B082A" w:rsidRDefault="006841E8" w:rsidP="000C3ABB">
            <w:pPr>
              <w:spacing w:line="480" w:lineRule="auto"/>
              <w:jc w:val="center"/>
              <w:rPr>
                <w:rFonts w:ascii="Times New Roman" w:eastAsiaTheme="minorHAnsi" w:hAnsi="Times New Roman" w:cs="Times New Roman"/>
                <w:sz w:val="22"/>
                <w:szCs w:val="24"/>
                <w:rPrChange w:id="36" w:author="Sun-Young Kim" w:date="2021-05-24T10:57:00Z">
                  <w:rPr>
                    <w:rFonts w:ascii="Times New Roman" w:eastAsiaTheme="minorHAnsi" w:hAnsi="Times New Roman" w:cs="Times New Roman"/>
                    <w:sz w:val="24"/>
                    <w:szCs w:val="24"/>
                  </w:rPr>
                </w:rPrChange>
              </w:rPr>
            </w:pPr>
            <w:r w:rsidRPr="000B082A">
              <w:rPr>
                <w:rFonts w:ascii="Times New Roman" w:eastAsiaTheme="minorHAnsi" w:hAnsi="Times New Roman" w:cs="Times New Roman"/>
                <w:sz w:val="22"/>
                <w:szCs w:val="24"/>
                <w:rPrChange w:id="37" w:author="Sun-Young Kim" w:date="2021-05-24T10:57:00Z">
                  <w:rPr>
                    <w:rFonts w:ascii="Times New Roman" w:eastAsiaTheme="minorHAnsi" w:hAnsi="Times New Roman" w:cs="Times New Roman"/>
                    <w:sz w:val="24"/>
                    <w:szCs w:val="24"/>
                  </w:rPr>
                </w:rPrChange>
              </w:rPr>
              <w:t>50.91(5.26)</w:t>
            </w:r>
          </w:p>
        </w:tc>
        <w:tc>
          <w:tcPr>
            <w:tcW w:w="1447" w:type="dxa"/>
            <w:tcBorders>
              <w:left w:val="dotted" w:sz="4" w:space="0" w:color="auto"/>
            </w:tcBorders>
            <w:vAlign w:val="center"/>
            <w:hideMark/>
          </w:tcPr>
          <w:p w14:paraId="1C3F305F"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49.87(4.18)</w:t>
            </w:r>
          </w:p>
        </w:tc>
        <w:tc>
          <w:tcPr>
            <w:tcW w:w="1311" w:type="dxa"/>
            <w:vAlign w:val="center"/>
            <w:hideMark/>
          </w:tcPr>
          <w:p w14:paraId="3F2F6C5A"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50.47(5.33)</w:t>
            </w:r>
          </w:p>
        </w:tc>
        <w:tc>
          <w:tcPr>
            <w:tcW w:w="1311" w:type="dxa"/>
            <w:vAlign w:val="center"/>
            <w:hideMark/>
          </w:tcPr>
          <w:p w14:paraId="195C893F"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49.98(2.35)</w:t>
            </w:r>
          </w:p>
        </w:tc>
        <w:tc>
          <w:tcPr>
            <w:tcW w:w="1312" w:type="dxa"/>
            <w:tcBorders>
              <w:right w:val="dotted" w:sz="4" w:space="0" w:color="auto"/>
            </w:tcBorders>
            <w:vAlign w:val="center"/>
            <w:hideMark/>
          </w:tcPr>
          <w:p w14:paraId="0E09F37B"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51.51(4.30)</w:t>
            </w:r>
          </w:p>
        </w:tc>
        <w:tc>
          <w:tcPr>
            <w:tcW w:w="1247" w:type="dxa"/>
            <w:tcBorders>
              <w:left w:val="dotted" w:sz="4" w:space="0" w:color="auto"/>
            </w:tcBorders>
            <w:vAlign w:val="center"/>
            <w:hideMark/>
          </w:tcPr>
          <w:p w14:paraId="2ECE7500"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51.46(4.16)</w:t>
            </w:r>
          </w:p>
        </w:tc>
        <w:tc>
          <w:tcPr>
            <w:tcW w:w="1247" w:type="dxa"/>
            <w:vAlign w:val="center"/>
            <w:hideMark/>
          </w:tcPr>
          <w:p w14:paraId="416B4722"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51.51(4.33)</w:t>
            </w:r>
          </w:p>
        </w:tc>
        <w:tc>
          <w:tcPr>
            <w:tcW w:w="1248" w:type="dxa"/>
            <w:vAlign w:val="center"/>
            <w:hideMark/>
          </w:tcPr>
          <w:p w14:paraId="4B94BDCA"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51.26(2.65)</w:t>
            </w:r>
          </w:p>
        </w:tc>
        <w:tc>
          <w:tcPr>
            <w:tcW w:w="1247" w:type="dxa"/>
            <w:vAlign w:val="center"/>
            <w:hideMark/>
          </w:tcPr>
          <w:p w14:paraId="2441D171"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51.41(4.07)</w:t>
            </w:r>
          </w:p>
        </w:tc>
        <w:tc>
          <w:tcPr>
            <w:tcW w:w="1248" w:type="dxa"/>
            <w:tcBorders>
              <w:right w:val="dotted" w:sz="4" w:space="0" w:color="auto"/>
            </w:tcBorders>
            <w:vAlign w:val="center"/>
            <w:hideMark/>
          </w:tcPr>
          <w:p w14:paraId="0C0C947A"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51.19(2.13)</w:t>
            </w:r>
          </w:p>
        </w:tc>
      </w:tr>
      <w:tr w:rsidR="006841E8" w:rsidRPr="00081636" w14:paraId="30508449" w14:textId="77777777" w:rsidTr="00DF496C">
        <w:tc>
          <w:tcPr>
            <w:tcW w:w="690" w:type="dxa"/>
            <w:tcBorders>
              <w:left w:val="dotted" w:sz="4" w:space="0" w:color="auto"/>
              <w:right w:val="dotted" w:sz="4" w:space="0" w:color="auto"/>
            </w:tcBorders>
            <w:vAlign w:val="center"/>
            <w:hideMark/>
          </w:tcPr>
          <w:p w14:paraId="388835A8" w14:textId="77777777" w:rsidR="006841E8" w:rsidRPr="00081636" w:rsidRDefault="006841E8" w:rsidP="000C3ABB">
            <w:pPr>
              <w:spacing w:line="480" w:lineRule="auto"/>
              <w:jc w:val="center"/>
              <w:rPr>
                <w:rFonts w:ascii="Times New Roman" w:hAnsi="Times New Roman" w:cs="Times New Roman"/>
                <w:sz w:val="24"/>
                <w:szCs w:val="24"/>
              </w:rPr>
            </w:pPr>
            <w:r w:rsidRPr="00081636">
              <w:rPr>
                <w:rFonts w:ascii="Times New Roman" w:hAnsi="Times New Roman" w:cs="Times New Roman"/>
                <w:sz w:val="24"/>
                <w:szCs w:val="24"/>
              </w:rPr>
              <w:t>ES6</w:t>
            </w:r>
          </w:p>
        </w:tc>
        <w:tc>
          <w:tcPr>
            <w:tcW w:w="1437" w:type="dxa"/>
            <w:tcBorders>
              <w:left w:val="dotted" w:sz="4" w:space="0" w:color="auto"/>
              <w:right w:val="dotted" w:sz="4" w:space="0" w:color="auto"/>
            </w:tcBorders>
            <w:vAlign w:val="center"/>
            <w:hideMark/>
          </w:tcPr>
          <w:p w14:paraId="5C7F2E9E" w14:textId="77777777" w:rsidR="006841E8" w:rsidRPr="000B082A" w:rsidRDefault="006841E8" w:rsidP="000C3ABB">
            <w:pPr>
              <w:spacing w:line="480" w:lineRule="auto"/>
              <w:jc w:val="center"/>
              <w:rPr>
                <w:rFonts w:ascii="Times New Roman" w:eastAsiaTheme="minorHAnsi" w:hAnsi="Times New Roman" w:cs="Times New Roman"/>
                <w:sz w:val="22"/>
                <w:szCs w:val="24"/>
                <w:rPrChange w:id="38" w:author="Sun-Young Kim" w:date="2021-05-24T10:57:00Z">
                  <w:rPr>
                    <w:rFonts w:ascii="Times New Roman" w:eastAsiaTheme="minorHAnsi" w:hAnsi="Times New Roman" w:cs="Times New Roman"/>
                    <w:sz w:val="24"/>
                    <w:szCs w:val="24"/>
                  </w:rPr>
                </w:rPrChange>
              </w:rPr>
            </w:pPr>
            <w:r w:rsidRPr="000B082A">
              <w:rPr>
                <w:rFonts w:ascii="Times New Roman" w:eastAsiaTheme="minorHAnsi" w:hAnsi="Times New Roman" w:cs="Times New Roman"/>
                <w:sz w:val="22"/>
                <w:szCs w:val="24"/>
                <w:rPrChange w:id="39" w:author="Sun-Young Kim" w:date="2021-05-24T10:57:00Z">
                  <w:rPr>
                    <w:rFonts w:ascii="Times New Roman" w:eastAsiaTheme="minorHAnsi" w:hAnsi="Times New Roman" w:cs="Times New Roman"/>
                    <w:sz w:val="24"/>
                    <w:szCs w:val="24"/>
                  </w:rPr>
                </w:rPrChange>
              </w:rPr>
              <w:t>53.05(4.66)</w:t>
            </w:r>
          </w:p>
        </w:tc>
        <w:tc>
          <w:tcPr>
            <w:tcW w:w="1447" w:type="dxa"/>
            <w:tcBorders>
              <w:left w:val="dotted" w:sz="4" w:space="0" w:color="auto"/>
            </w:tcBorders>
            <w:vAlign w:val="center"/>
            <w:hideMark/>
          </w:tcPr>
          <w:p w14:paraId="162C5345"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53.02(4.57)</w:t>
            </w:r>
          </w:p>
        </w:tc>
        <w:tc>
          <w:tcPr>
            <w:tcW w:w="1311" w:type="dxa"/>
            <w:vAlign w:val="center"/>
            <w:hideMark/>
          </w:tcPr>
          <w:p w14:paraId="3D8338D0"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53.22(4.68)</w:t>
            </w:r>
          </w:p>
        </w:tc>
        <w:tc>
          <w:tcPr>
            <w:tcW w:w="1311" w:type="dxa"/>
            <w:vAlign w:val="center"/>
            <w:hideMark/>
          </w:tcPr>
          <w:p w14:paraId="6E27469F"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52.67(2.62)</w:t>
            </w:r>
          </w:p>
        </w:tc>
        <w:tc>
          <w:tcPr>
            <w:tcW w:w="1312" w:type="dxa"/>
            <w:tcBorders>
              <w:right w:val="dotted" w:sz="4" w:space="0" w:color="auto"/>
            </w:tcBorders>
            <w:vAlign w:val="center"/>
            <w:hideMark/>
          </w:tcPr>
          <w:p w14:paraId="73CD3167"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53.21(3.45)</w:t>
            </w:r>
          </w:p>
        </w:tc>
        <w:tc>
          <w:tcPr>
            <w:tcW w:w="1247" w:type="dxa"/>
            <w:tcBorders>
              <w:left w:val="dotted" w:sz="4" w:space="0" w:color="auto"/>
            </w:tcBorders>
            <w:vAlign w:val="center"/>
            <w:hideMark/>
          </w:tcPr>
          <w:p w14:paraId="21ED2F23"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53.32(4.08)</w:t>
            </w:r>
          </w:p>
        </w:tc>
        <w:tc>
          <w:tcPr>
            <w:tcW w:w="1247" w:type="dxa"/>
            <w:vAlign w:val="center"/>
            <w:hideMark/>
          </w:tcPr>
          <w:p w14:paraId="233608CA"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53.37(3.54)</w:t>
            </w:r>
          </w:p>
        </w:tc>
        <w:tc>
          <w:tcPr>
            <w:tcW w:w="1248" w:type="dxa"/>
            <w:vAlign w:val="center"/>
            <w:hideMark/>
          </w:tcPr>
          <w:p w14:paraId="6AFBF443"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53.19(2.07)</w:t>
            </w:r>
          </w:p>
        </w:tc>
        <w:tc>
          <w:tcPr>
            <w:tcW w:w="1247" w:type="dxa"/>
            <w:vAlign w:val="center"/>
            <w:hideMark/>
          </w:tcPr>
          <w:p w14:paraId="5ED6A819"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53.22(2.86)</w:t>
            </w:r>
          </w:p>
        </w:tc>
        <w:tc>
          <w:tcPr>
            <w:tcW w:w="1248" w:type="dxa"/>
            <w:tcBorders>
              <w:right w:val="dotted" w:sz="4" w:space="0" w:color="auto"/>
            </w:tcBorders>
            <w:vAlign w:val="center"/>
            <w:hideMark/>
          </w:tcPr>
          <w:p w14:paraId="6BFBA75D"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52.99(2</w:t>
            </w:r>
            <w:r>
              <w:rPr>
                <w:rFonts w:ascii="Times New Roman" w:eastAsiaTheme="minorHAnsi" w:hAnsi="Times New Roman" w:cs="Times New Roman"/>
                <w:sz w:val="22"/>
                <w:szCs w:val="24"/>
              </w:rPr>
              <w:t>.00</w:t>
            </w:r>
            <w:r w:rsidRPr="005F2AFF">
              <w:rPr>
                <w:rFonts w:ascii="Times New Roman" w:eastAsiaTheme="minorHAnsi" w:hAnsi="Times New Roman" w:cs="Times New Roman"/>
                <w:sz w:val="22"/>
                <w:szCs w:val="24"/>
              </w:rPr>
              <w:t>)</w:t>
            </w:r>
          </w:p>
        </w:tc>
      </w:tr>
      <w:tr w:rsidR="006841E8" w:rsidRPr="00081636" w14:paraId="71011A34" w14:textId="77777777" w:rsidTr="00DF496C">
        <w:tc>
          <w:tcPr>
            <w:tcW w:w="690" w:type="dxa"/>
            <w:tcBorders>
              <w:left w:val="dotted" w:sz="4" w:space="0" w:color="auto"/>
              <w:right w:val="dotted" w:sz="4" w:space="0" w:color="auto"/>
            </w:tcBorders>
            <w:vAlign w:val="center"/>
            <w:hideMark/>
          </w:tcPr>
          <w:p w14:paraId="1BEFB4C5" w14:textId="77777777" w:rsidR="006841E8" w:rsidRPr="00081636" w:rsidRDefault="006841E8" w:rsidP="000C3ABB">
            <w:pPr>
              <w:spacing w:line="480" w:lineRule="auto"/>
              <w:jc w:val="center"/>
              <w:rPr>
                <w:rFonts w:ascii="Times New Roman" w:hAnsi="Times New Roman" w:cs="Times New Roman"/>
                <w:sz w:val="24"/>
                <w:szCs w:val="24"/>
              </w:rPr>
            </w:pPr>
            <w:r w:rsidRPr="00081636">
              <w:rPr>
                <w:rFonts w:ascii="Times New Roman" w:hAnsi="Times New Roman" w:cs="Times New Roman"/>
                <w:sz w:val="24"/>
                <w:szCs w:val="24"/>
              </w:rPr>
              <w:t>ES7</w:t>
            </w:r>
          </w:p>
        </w:tc>
        <w:tc>
          <w:tcPr>
            <w:tcW w:w="1437" w:type="dxa"/>
            <w:tcBorders>
              <w:left w:val="dotted" w:sz="4" w:space="0" w:color="auto"/>
              <w:right w:val="dotted" w:sz="4" w:space="0" w:color="auto"/>
            </w:tcBorders>
            <w:vAlign w:val="center"/>
            <w:hideMark/>
          </w:tcPr>
          <w:p w14:paraId="55F6B1A5" w14:textId="77777777" w:rsidR="006841E8" w:rsidRPr="000B082A" w:rsidRDefault="006841E8" w:rsidP="000C3ABB">
            <w:pPr>
              <w:spacing w:line="480" w:lineRule="auto"/>
              <w:jc w:val="center"/>
              <w:rPr>
                <w:rFonts w:ascii="Times New Roman" w:eastAsiaTheme="minorHAnsi" w:hAnsi="Times New Roman" w:cs="Times New Roman"/>
                <w:sz w:val="22"/>
                <w:szCs w:val="24"/>
                <w:rPrChange w:id="40" w:author="Sun-Young Kim" w:date="2021-05-24T10:57:00Z">
                  <w:rPr>
                    <w:rFonts w:ascii="Times New Roman" w:eastAsiaTheme="minorHAnsi" w:hAnsi="Times New Roman" w:cs="Times New Roman"/>
                    <w:sz w:val="24"/>
                    <w:szCs w:val="24"/>
                  </w:rPr>
                </w:rPrChange>
              </w:rPr>
            </w:pPr>
            <w:r w:rsidRPr="000B082A">
              <w:rPr>
                <w:rFonts w:ascii="Times New Roman" w:eastAsiaTheme="minorHAnsi" w:hAnsi="Times New Roman" w:cs="Times New Roman"/>
                <w:sz w:val="22"/>
                <w:szCs w:val="24"/>
                <w:rPrChange w:id="41" w:author="Sun-Young Kim" w:date="2021-05-24T10:57:00Z">
                  <w:rPr>
                    <w:rFonts w:ascii="Times New Roman" w:eastAsiaTheme="minorHAnsi" w:hAnsi="Times New Roman" w:cs="Times New Roman"/>
                    <w:sz w:val="24"/>
                    <w:szCs w:val="24"/>
                  </w:rPr>
                </w:rPrChange>
              </w:rPr>
              <w:t>51.61(5.81)</w:t>
            </w:r>
          </w:p>
        </w:tc>
        <w:tc>
          <w:tcPr>
            <w:tcW w:w="1447" w:type="dxa"/>
            <w:tcBorders>
              <w:left w:val="dotted" w:sz="4" w:space="0" w:color="auto"/>
            </w:tcBorders>
            <w:vAlign w:val="center"/>
            <w:hideMark/>
          </w:tcPr>
          <w:p w14:paraId="7409FD1A"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49.34(3.51)</w:t>
            </w:r>
          </w:p>
        </w:tc>
        <w:tc>
          <w:tcPr>
            <w:tcW w:w="1311" w:type="dxa"/>
            <w:vAlign w:val="center"/>
            <w:hideMark/>
          </w:tcPr>
          <w:p w14:paraId="3E3FB971"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50.51(4.86)</w:t>
            </w:r>
          </w:p>
        </w:tc>
        <w:tc>
          <w:tcPr>
            <w:tcW w:w="1311" w:type="dxa"/>
            <w:vAlign w:val="center"/>
            <w:hideMark/>
          </w:tcPr>
          <w:p w14:paraId="2DBA0C94"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49.49(1.89)</w:t>
            </w:r>
          </w:p>
        </w:tc>
        <w:tc>
          <w:tcPr>
            <w:tcW w:w="1312" w:type="dxa"/>
            <w:tcBorders>
              <w:right w:val="dotted" w:sz="4" w:space="0" w:color="auto"/>
            </w:tcBorders>
            <w:vAlign w:val="center"/>
            <w:hideMark/>
          </w:tcPr>
          <w:p w14:paraId="55814C27"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51.97(5.09)</w:t>
            </w:r>
          </w:p>
        </w:tc>
        <w:tc>
          <w:tcPr>
            <w:tcW w:w="1247" w:type="dxa"/>
            <w:tcBorders>
              <w:left w:val="dotted" w:sz="4" w:space="0" w:color="auto"/>
            </w:tcBorders>
            <w:vAlign w:val="center"/>
            <w:hideMark/>
          </w:tcPr>
          <w:p w14:paraId="5C534B75"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51.89(4.43)</w:t>
            </w:r>
          </w:p>
        </w:tc>
        <w:tc>
          <w:tcPr>
            <w:tcW w:w="1247" w:type="dxa"/>
            <w:vAlign w:val="center"/>
            <w:hideMark/>
          </w:tcPr>
          <w:p w14:paraId="0282B8CD"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51.42(5.33)</w:t>
            </w:r>
          </w:p>
        </w:tc>
        <w:tc>
          <w:tcPr>
            <w:tcW w:w="1248" w:type="dxa"/>
            <w:vAlign w:val="center"/>
            <w:hideMark/>
          </w:tcPr>
          <w:p w14:paraId="6BF83629"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51.22(2.48)</w:t>
            </w:r>
          </w:p>
        </w:tc>
        <w:tc>
          <w:tcPr>
            <w:tcW w:w="1247" w:type="dxa"/>
            <w:vAlign w:val="center"/>
            <w:hideMark/>
          </w:tcPr>
          <w:p w14:paraId="2C42AAC0"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51.24(4.16)</w:t>
            </w:r>
          </w:p>
        </w:tc>
        <w:tc>
          <w:tcPr>
            <w:tcW w:w="1248" w:type="dxa"/>
            <w:tcBorders>
              <w:right w:val="dotted" w:sz="4" w:space="0" w:color="auto"/>
            </w:tcBorders>
            <w:vAlign w:val="center"/>
            <w:hideMark/>
          </w:tcPr>
          <w:p w14:paraId="149D48DE"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51.28(2.98)</w:t>
            </w:r>
          </w:p>
        </w:tc>
      </w:tr>
      <w:tr w:rsidR="006841E8" w:rsidRPr="00081636" w14:paraId="1F45A82B" w14:textId="77777777" w:rsidTr="00DF496C">
        <w:tc>
          <w:tcPr>
            <w:tcW w:w="690" w:type="dxa"/>
            <w:tcBorders>
              <w:left w:val="dotted" w:sz="4" w:space="0" w:color="auto"/>
              <w:bottom w:val="single" w:sz="4" w:space="0" w:color="auto"/>
              <w:right w:val="dotted" w:sz="4" w:space="0" w:color="auto"/>
            </w:tcBorders>
            <w:vAlign w:val="center"/>
            <w:hideMark/>
          </w:tcPr>
          <w:p w14:paraId="52572783" w14:textId="77777777" w:rsidR="006841E8" w:rsidRPr="00081636" w:rsidRDefault="006841E8" w:rsidP="000C3ABB">
            <w:pPr>
              <w:spacing w:line="480" w:lineRule="auto"/>
              <w:jc w:val="center"/>
              <w:rPr>
                <w:rFonts w:ascii="Times New Roman" w:hAnsi="Times New Roman" w:cs="Times New Roman"/>
                <w:sz w:val="24"/>
                <w:szCs w:val="24"/>
              </w:rPr>
            </w:pPr>
            <w:r w:rsidRPr="00081636">
              <w:rPr>
                <w:rFonts w:ascii="Times New Roman" w:hAnsi="Times New Roman" w:cs="Times New Roman"/>
                <w:sz w:val="24"/>
                <w:szCs w:val="24"/>
              </w:rPr>
              <w:t>ES8</w:t>
            </w:r>
          </w:p>
        </w:tc>
        <w:tc>
          <w:tcPr>
            <w:tcW w:w="1437" w:type="dxa"/>
            <w:tcBorders>
              <w:left w:val="dotted" w:sz="4" w:space="0" w:color="auto"/>
              <w:bottom w:val="single" w:sz="4" w:space="0" w:color="auto"/>
              <w:right w:val="dotted" w:sz="4" w:space="0" w:color="auto"/>
            </w:tcBorders>
            <w:vAlign w:val="center"/>
            <w:hideMark/>
          </w:tcPr>
          <w:p w14:paraId="7493B8B5" w14:textId="77777777" w:rsidR="006841E8" w:rsidRPr="000B082A" w:rsidRDefault="006841E8" w:rsidP="000C3ABB">
            <w:pPr>
              <w:spacing w:line="480" w:lineRule="auto"/>
              <w:jc w:val="center"/>
              <w:rPr>
                <w:rFonts w:ascii="Times New Roman" w:eastAsiaTheme="minorHAnsi" w:hAnsi="Times New Roman" w:cs="Times New Roman"/>
                <w:sz w:val="22"/>
                <w:szCs w:val="24"/>
                <w:rPrChange w:id="42" w:author="Sun-Young Kim" w:date="2021-05-24T10:57:00Z">
                  <w:rPr>
                    <w:rFonts w:ascii="Times New Roman" w:eastAsiaTheme="minorHAnsi" w:hAnsi="Times New Roman" w:cs="Times New Roman"/>
                    <w:sz w:val="24"/>
                    <w:szCs w:val="24"/>
                  </w:rPr>
                </w:rPrChange>
              </w:rPr>
            </w:pPr>
            <w:r w:rsidRPr="000B082A">
              <w:rPr>
                <w:rFonts w:ascii="Times New Roman" w:eastAsiaTheme="minorHAnsi" w:hAnsi="Times New Roman" w:cs="Times New Roman"/>
                <w:sz w:val="22"/>
                <w:szCs w:val="24"/>
                <w:rPrChange w:id="43" w:author="Sun-Young Kim" w:date="2021-05-24T10:57:00Z">
                  <w:rPr>
                    <w:rFonts w:ascii="Times New Roman" w:eastAsiaTheme="minorHAnsi" w:hAnsi="Times New Roman" w:cs="Times New Roman"/>
                    <w:sz w:val="24"/>
                    <w:szCs w:val="24"/>
                  </w:rPr>
                </w:rPrChange>
              </w:rPr>
              <w:t>51.19(5.17)</w:t>
            </w:r>
          </w:p>
        </w:tc>
        <w:tc>
          <w:tcPr>
            <w:tcW w:w="1447" w:type="dxa"/>
            <w:tcBorders>
              <w:left w:val="dotted" w:sz="4" w:space="0" w:color="auto"/>
            </w:tcBorders>
            <w:vAlign w:val="center"/>
            <w:hideMark/>
          </w:tcPr>
          <w:p w14:paraId="6221FC13"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49.66(4.00)</w:t>
            </w:r>
          </w:p>
        </w:tc>
        <w:tc>
          <w:tcPr>
            <w:tcW w:w="1311" w:type="dxa"/>
            <w:vAlign w:val="center"/>
            <w:hideMark/>
          </w:tcPr>
          <w:p w14:paraId="4CD05CB6"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50.53(4.58)</w:t>
            </w:r>
          </w:p>
        </w:tc>
        <w:tc>
          <w:tcPr>
            <w:tcW w:w="1311" w:type="dxa"/>
            <w:vAlign w:val="center"/>
            <w:hideMark/>
          </w:tcPr>
          <w:p w14:paraId="70819CF6"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49.53(2.03)</w:t>
            </w:r>
          </w:p>
        </w:tc>
        <w:tc>
          <w:tcPr>
            <w:tcW w:w="1312" w:type="dxa"/>
            <w:tcBorders>
              <w:right w:val="dotted" w:sz="4" w:space="0" w:color="auto"/>
            </w:tcBorders>
            <w:vAlign w:val="center"/>
            <w:hideMark/>
          </w:tcPr>
          <w:p w14:paraId="376F8A52"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51.35(4.32)</w:t>
            </w:r>
          </w:p>
        </w:tc>
        <w:tc>
          <w:tcPr>
            <w:tcW w:w="1247" w:type="dxa"/>
            <w:tcBorders>
              <w:left w:val="dotted" w:sz="4" w:space="0" w:color="auto"/>
              <w:bottom w:val="single" w:sz="4" w:space="0" w:color="auto"/>
            </w:tcBorders>
            <w:vAlign w:val="center"/>
            <w:hideMark/>
          </w:tcPr>
          <w:p w14:paraId="4D1A367E"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51.97(4.29)</w:t>
            </w:r>
          </w:p>
        </w:tc>
        <w:tc>
          <w:tcPr>
            <w:tcW w:w="1247" w:type="dxa"/>
            <w:tcBorders>
              <w:bottom w:val="single" w:sz="4" w:space="0" w:color="auto"/>
            </w:tcBorders>
            <w:vAlign w:val="center"/>
            <w:hideMark/>
          </w:tcPr>
          <w:p w14:paraId="01A95D4A"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51.34(4.64)</w:t>
            </w:r>
          </w:p>
        </w:tc>
        <w:tc>
          <w:tcPr>
            <w:tcW w:w="1248" w:type="dxa"/>
            <w:tcBorders>
              <w:bottom w:val="single" w:sz="4" w:space="0" w:color="auto"/>
            </w:tcBorders>
            <w:vAlign w:val="center"/>
            <w:hideMark/>
          </w:tcPr>
          <w:p w14:paraId="596C875E"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51.21(1.74)</w:t>
            </w:r>
          </w:p>
        </w:tc>
        <w:tc>
          <w:tcPr>
            <w:tcW w:w="1247" w:type="dxa"/>
            <w:tcBorders>
              <w:bottom w:val="single" w:sz="4" w:space="0" w:color="auto"/>
            </w:tcBorders>
            <w:vAlign w:val="center"/>
            <w:hideMark/>
          </w:tcPr>
          <w:p w14:paraId="339216CA"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51.19(3.14)</w:t>
            </w:r>
          </w:p>
        </w:tc>
        <w:tc>
          <w:tcPr>
            <w:tcW w:w="1248" w:type="dxa"/>
            <w:tcBorders>
              <w:bottom w:val="single" w:sz="4" w:space="0" w:color="auto"/>
              <w:right w:val="dotted" w:sz="4" w:space="0" w:color="auto"/>
            </w:tcBorders>
            <w:vAlign w:val="center"/>
            <w:hideMark/>
          </w:tcPr>
          <w:p w14:paraId="06810912" w14:textId="77777777" w:rsidR="006841E8" w:rsidRPr="005F2AFF" w:rsidRDefault="006841E8" w:rsidP="000C3ABB">
            <w:pPr>
              <w:spacing w:line="480" w:lineRule="auto"/>
              <w:jc w:val="center"/>
              <w:rPr>
                <w:rFonts w:ascii="Times New Roman" w:eastAsiaTheme="minorHAnsi" w:hAnsi="Times New Roman" w:cs="Times New Roman"/>
                <w:sz w:val="22"/>
                <w:szCs w:val="24"/>
              </w:rPr>
            </w:pPr>
            <w:r w:rsidRPr="005F2AFF">
              <w:rPr>
                <w:rFonts w:ascii="Times New Roman" w:eastAsiaTheme="minorHAnsi" w:hAnsi="Times New Roman" w:cs="Times New Roman"/>
                <w:sz w:val="22"/>
                <w:szCs w:val="24"/>
              </w:rPr>
              <w:t>51.13(2.41)</w:t>
            </w:r>
          </w:p>
        </w:tc>
      </w:tr>
    </w:tbl>
    <w:p w14:paraId="07644C22" w14:textId="77777777" w:rsidR="00A53454" w:rsidRDefault="00A53454" w:rsidP="00A918B5">
      <w:pPr>
        <w:spacing w:after="0" w:line="480" w:lineRule="auto"/>
        <w:rPr>
          <w:rFonts w:ascii="Times New Roman" w:eastAsia="맑은 고딕" w:hAnsi="Times New Roman" w:cs="Times New Roman"/>
          <w:sz w:val="24"/>
          <w:szCs w:val="24"/>
          <w:lang w:val="en-GB"/>
        </w:rPr>
      </w:pPr>
      <w:proofErr w:type="gramStart"/>
      <w:r w:rsidRPr="003F3DD1">
        <w:rPr>
          <w:rFonts w:ascii="Times New Roman" w:eastAsia="맑은 고딕" w:hAnsi="Times New Roman" w:cs="Times New Roman"/>
          <w:sz w:val="24"/>
          <w:szCs w:val="24"/>
          <w:vertAlign w:val="superscript"/>
          <w:lang w:val="en-GB"/>
        </w:rPr>
        <w:t>a</w:t>
      </w:r>
      <w:proofErr w:type="gramEnd"/>
      <w:r w:rsidRPr="003F3DD1">
        <w:rPr>
          <w:rFonts w:ascii="Times New Roman" w:eastAsia="맑은 고딕" w:hAnsi="Times New Roman" w:cs="Times New Roman"/>
          <w:sz w:val="24"/>
          <w:szCs w:val="24"/>
          <w:lang w:val="en-GB"/>
        </w:rPr>
        <w:t xml:space="preserve"> Mean (Standard deviation)</w:t>
      </w:r>
    </w:p>
    <w:p w14:paraId="2DC97A56" w14:textId="0653B7F6" w:rsidR="00A53454" w:rsidRPr="003F3DD1" w:rsidRDefault="00A53454" w:rsidP="00A918B5">
      <w:pPr>
        <w:spacing w:after="0" w:line="480" w:lineRule="auto"/>
        <w:rPr>
          <w:rFonts w:ascii="Times New Roman" w:hAnsi="Times New Roman" w:cs="Times New Roman"/>
          <w:kern w:val="0"/>
          <w:sz w:val="24"/>
          <w:szCs w:val="24"/>
          <w:lang w:val="en-GB"/>
        </w:rPr>
        <w:sectPr w:rsidR="00A53454" w:rsidRPr="003F3DD1" w:rsidSect="00435ACD">
          <w:pgSz w:w="16838" w:h="11906" w:orient="landscape"/>
          <w:pgMar w:top="1440" w:right="1701" w:bottom="1440" w:left="1440" w:header="851" w:footer="992" w:gutter="0"/>
          <w:lnNumType w:countBy="1" w:restart="continuous"/>
          <w:cols w:space="720"/>
          <w:docGrid w:linePitch="272"/>
        </w:sectPr>
      </w:pPr>
      <w:commentRangeStart w:id="44"/>
      <w:proofErr w:type="gramStart"/>
      <w:r w:rsidRPr="00AA1D50">
        <w:rPr>
          <w:rFonts w:ascii="Times New Roman" w:hAnsi="Times New Roman" w:cs="Times New Roman" w:hint="eastAsia"/>
          <w:sz w:val="24"/>
          <w:szCs w:val="24"/>
          <w:vertAlign w:val="superscript"/>
        </w:rPr>
        <w:t>b</w:t>
      </w:r>
      <w:proofErr w:type="gramEnd"/>
      <w:r w:rsidRPr="003F3DD1">
        <w:rPr>
          <w:rFonts w:ascii="Times New Roman" w:eastAsia="맑은 고딕" w:hAnsi="Times New Roman" w:cs="Times New Roman"/>
          <w:sz w:val="24"/>
          <w:szCs w:val="24"/>
          <w:lang w:val="en-GB"/>
        </w:rPr>
        <w:t xml:space="preserve"> TE: true</w:t>
      </w:r>
      <w:r>
        <w:rPr>
          <w:rFonts w:ascii="Times New Roman" w:eastAsia="맑은 고딕" w:hAnsi="Times New Roman" w:cs="Times New Roman"/>
          <w:sz w:val="24"/>
          <w:szCs w:val="24"/>
          <w:lang w:val="en-GB"/>
        </w:rPr>
        <w:t xml:space="preserve"> </w:t>
      </w:r>
      <w:r w:rsidRPr="003F3DD1">
        <w:rPr>
          <w:rFonts w:ascii="Times New Roman" w:eastAsia="맑은 고딕" w:hAnsi="Times New Roman" w:cs="Times New Roman"/>
          <w:sz w:val="24"/>
          <w:szCs w:val="24"/>
          <w:lang w:val="en-GB"/>
        </w:rPr>
        <w:t>exposure; NM: nearest-monitor; IDWA: inverse-distance-weighted-average; LUR: land use regression; UK: universal kriging</w:t>
      </w:r>
      <w:r w:rsidRPr="003F3DD1">
        <w:rPr>
          <w:rFonts w:ascii="Times New Roman" w:eastAsia="맑은 고딕" w:hAnsi="Times New Roman" w:cs="Times New Roman"/>
          <w:sz w:val="24"/>
          <w:szCs w:val="24"/>
          <w:vertAlign w:val="subscript"/>
          <w:lang w:val="en-GB"/>
        </w:rPr>
        <w:t xml:space="preserve">; </w:t>
      </w:r>
      <w:r w:rsidRPr="003F3DD1">
        <w:rPr>
          <w:rFonts w:ascii="Times New Roman" w:eastAsia="맑은 고딕" w:hAnsi="Times New Roman" w:cs="Times New Roman"/>
          <w:sz w:val="24"/>
          <w:szCs w:val="24"/>
          <w:lang w:val="en-GB"/>
        </w:rPr>
        <w:t xml:space="preserve">AA: </w:t>
      </w:r>
      <w:r w:rsidRPr="003F3DD1">
        <w:rPr>
          <w:rFonts w:ascii="Times New Roman" w:eastAsia="맑은 고딕" w:hAnsi="Times New Roman" w:cs="Times New Roman"/>
          <w:sz w:val="24"/>
          <w:szCs w:val="24"/>
          <w:lang w:val="en-GB"/>
        </w:rPr>
        <w:lastRenderedPageBreak/>
        <w:t xml:space="preserve">area-average UKD: UK prediction at a SGG district centroid; UKNA: district average based on UK predictions at </w:t>
      </w:r>
      <w:r>
        <w:rPr>
          <w:rFonts w:ascii="Times New Roman" w:eastAsia="맑은 고딕" w:hAnsi="Times New Roman" w:cs="Times New Roman"/>
          <w:sz w:val="24"/>
          <w:szCs w:val="24"/>
          <w:lang w:val="en-GB"/>
        </w:rPr>
        <w:t xml:space="preserve">422 </w:t>
      </w:r>
      <w:r w:rsidRPr="003F3DD1">
        <w:rPr>
          <w:rFonts w:ascii="Times New Roman" w:eastAsia="맑은 고딕" w:hAnsi="Times New Roman" w:cs="Times New Roman"/>
          <w:sz w:val="24"/>
          <w:szCs w:val="24"/>
          <w:lang w:val="en-GB"/>
        </w:rPr>
        <w:t xml:space="preserve">neighbourhood centroids; UKCA: district average </w:t>
      </w:r>
      <w:r>
        <w:rPr>
          <w:rFonts w:ascii="Times New Roman" w:eastAsia="맑은 고딕" w:hAnsi="Times New Roman" w:cs="Times New Roman"/>
          <w:sz w:val="24"/>
          <w:szCs w:val="24"/>
          <w:lang w:val="en-GB"/>
        </w:rPr>
        <w:t>of</w:t>
      </w:r>
      <w:r w:rsidRPr="003F3DD1">
        <w:rPr>
          <w:rFonts w:ascii="Times New Roman" w:eastAsia="맑은 고딕" w:hAnsi="Times New Roman" w:cs="Times New Roman"/>
          <w:sz w:val="24"/>
          <w:szCs w:val="24"/>
          <w:lang w:val="en-GB"/>
        </w:rPr>
        <w:t xml:space="preserve"> UK predictions at </w:t>
      </w:r>
      <w:r>
        <w:rPr>
          <w:rFonts w:ascii="Times New Roman" w:eastAsia="맑은 고딕" w:hAnsi="Times New Roman" w:cs="Times New Roman"/>
          <w:sz w:val="24"/>
          <w:szCs w:val="24"/>
          <w:lang w:val="en-GB"/>
        </w:rPr>
        <w:t xml:space="preserve">16,230 </w:t>
      </w:r>
      <w:r w:rsidRPr="003F3DD1">
        <w:rPr>
          <w:rFonts w:ascii="Times New Roman" w:eastAsia="맑은 고딕" w:hAnsi="Times New Roman" w:cs="Times New Roman"/>
          <w:sz w:val="24"/>
          <w:szCs w:val="24"/>
          <w:lang w:val="en-GB"/>
        </w:rPr>
        <w:t xml:space="preserve">census tract centroids; UKGA: district average </w:t>
      </w:r>
      <w:r>
        <w:rPr>
          <w:rFonts w:ascii="Times New Roman" w:eastAsia="맑은 고딕" w:hAnsi="Times New Roman" w:cs="Times New Roman"/>
          <w:sz w:val="24"/>
          <w:szCs w:val="24"/>
          <w:lang w:val="en-GB"/>
        </w:rPr>
        <w:t>of</w:t>
      </w:r>
      <w:r w:rsidRPr="003F3DD1">
        <w:rPr>
          <w:rFonts w:ascii="Times New Roman" w:eastAsia="맑은 고딕" w:hAnsi="Times New Roman" w:cs="Times New Roman"/>
          <w:sz w:val="24"/>
          <w:szCs w:val="24"/>
          <w:lang w:val="en-GB"/>
        </w:rPr>
        <w:t xml:space="preserve"> UK predictions at </w:t>
      </w:r>
      <w:r>
        <w:rPr>
          <w:rFonts w:ascii="Times New Roman" w:eastAsia="맑은 고딕" w:hAnsi="Times New Roman" w:cs="Times New Roman"/>
          <w:sz w:val="24"/>
          <w:szCs w:val="24"/>
          <w:lang w:val="en-GB"/>
        </w:rPr>
        <w:t xml:space="preserve">610 </w:t>
      </w:r>
      <w:r w:rsidRPr="003F3DD1">
        <w:rPr>
          <w:rFonts w:ascii="Times New Roman" w:eastAsia="맑은 고딕" w:hAnsi="Times New Roman" w:cs="Times New Roman"/>
          <w:sz w:val="24"/>
          <w:szCs w:val="24"/>
          <w:lang w:val="en-GB"/>
        </w:rPr>
        <w:t>1</w:t>
      </w:r>
      <w:r>
        <w:rPr>
          <w:rFonts w:ascii="Times New Roman" w:eastAsia="맑은 고딕" w:hAnsi="Times New Roman" w:cs="Times New Roman"/>
          <w:sz w:val="24"/>
          <w:szCs w:val="24"/>
          <w:lang w:val="en-GB"/>
        </w:rPr>
        <w:t>-</w:t>
      </w:r>
      <w:r w:rsidRPr="003F3DD1">
        <w:rPr>
          <w:rFonts w:ascii="Times New Roman" w:eastAsia="맑은 고딕" w:hAnsi="Times New Roman" w:cs="Times New Roman"/>
          <w:sz w:val="24"/>
          <w:szCs w:val="24"/>
          <w:lang w:val="en-GB"/>
        </w:rPr>
        <w:t xml:space="preserve">km grid </w:t>
      </w:r>
      <w:r w:rsidR="00E120A9">
        <w:rPr>
          <w:rFonts w:ascii="Times New Roman" w:eastAsia="맑은 고딕" w:hAnsi="Times New Roman" w:cs="Times New Roman"/>
          <w:sz w:val="24"/>
          <w:szCs w:val="24"/>
          <w:lang w:val="en-GB"/>
        </w:rPr>
        <w:t>coordinates</w:t>
      </w:r>
      <w:commentRangeEnd w:id="44"/>
      <w:r w:rsidR="00E120A9">
        <w:rPr>
          <w:rStyle w:val="af1"/>
        </w:rPr>
        <w:commentReference w:id="44"/>
      </w:r>
    </w:p>
    <w:p w14:paraId="090EBF0D" w14:textId="174C7629" w:rsidR="00D94AF7" w:rsidRDefault="00D94AF7" w:rsidP="00D94AF7">
      <w:pPr>
        <w:spacing w:line="480" w:lineRule="auto"/>
        <w:rPr>
          <w:rFonts w:ascii="Times New Roman" w:hAnsi="Times New Roman" w:cs="Times New Roman"/>
          <w:sz w:val="24"/>
          <w:szCs w:val="24"/>
        </w:rPr>
      </w:pPr>
      <w:r w:rsidRPr="00081636">
        <w:rPr>
          <w:rFonts w:ascii="Times New Roman" w:hAnsi="Times New Roman" w:cs="Times New Roman"/>
          <w:b/>
          <w:sz w:val="24"/>
          <w:szCs w:val="24"/>
        </w:rPr>
        <w:lastRenderedPageBreak/>
        <w:t>Table S</w:t>
      </w:r>
      <w:r w:rsidR="00BB6463">
        <w:rPr>
          <w:rFonts w:ascii="Times New Roman" w:hAnsi="Times New Roman" w:cs="Times New Roman"/>
          <w:b/>
          <w:sz w:val="24"/>
          <w:szCs w:val="24"/>
        </w:rPr>
        <w:t>2</w:t>
      </w:r>
      <w:r w:rsidRPr="00081636">
        <w:rPr>
          <w:rFonts w:ascii="Times New Roman" w:hAnsi="Times New Roman" w:cs="Times New Roman"/>
          <w:b/>
          <w:sz w:val="24"/>
          <w:szCs w:val="24"/>
        </w:rPr>
        <w:t>.</w:t>
      </w:r>
      <w:r>
        <w:rPr>
          <w:rFonts w:ascii="Times New Roman" w:hAnsi="Times New Roman" w:cs="Times New Roman"/>
          <w:sz w:val="24"/>
          <w:szCs w:val="24"/>
        </w:rPr>
        <w:t xml:space="preserve"> </w:t>
      </w:r>
      <w:r w:rsidR="00E120A9">
        <w:rPr>
          <w:rFonts w:ascii="Times New Roman" w:hAnsi="Times New Roman" w:cs="Times New Roman"/>
          <w:sz w:val="24"/>
          <w:szCs w:val="24"/>
        </w:rPr>
        <w:t>Pearson c</w:t>
      </w:r>
      <w:r>
        <w:rPr>
          <w:rFonts w:ascii="Times New Roman" w:hAnsi="Times New Roman" w:cs="Times New Roman"/>
          <w:sz w:val="24"/>
          <w:szCs w:val="24"/>
        </w:rPr>
        <w:t>orrelation coefficients and r</w:t>
      </w:r>
      <w:r w:rsidRPr="00081636">
        <w:rPr>
          <w:rFonts w:ascii="Times New Roman" w:hAnsi="Times New Roman" w:cs="Times New Roman"/>
          <w:sz w:val="24"/>
          <w:szCs w:val="24"/>
        </w:rPr>
        <w:t xml:space="preserve">egression </w:t>
      </w:r>
      <w:r>
        <w:rPr>
          <w:rFonts w:ascii="Times New Roman" w:hAnsi="Times New Roman" w:cs="Times New Roman"/>
          <w:sz w:val="24"/>
          <w:szCs w:val="24"/>
        </w:rPr>
        <w:t xml:space="preserve">coefficients between true and predicted </w:t>
      </w:r>
      <w:r w:rsidRPr="00A5667A">
        <w:rPr>
          <w:rFonts w:ascii="Times New Roman" w:hAnsi="Times New Roman" w:cs="Times New Roman"/>
          <w:sz w:val="24"/>
          <w:szCs w:val="24"/>
        </w:rPr>
        <w:t>annual-average PM</w:t>
      </w:r>
      <w:r w:rsidRPr="008C115F">
        <w:rPr>
          <w:rFonts w:ascii="Times New Roman" w:hAnsi="Times New Roman" w:cs="Times New Roman"/>
          <w:sz w:val="24"/>
          <w:szCs w:val="24"/>
          <w:vertAlign w:val="subscript"/>
        </w:rPr>
        <w:t>10</w:t>
      </w:r>
      <w:r w:rsidRPr="00A5667A">
        <w:rPr>
          <w:rFonts w:ascii="Times New Roman" w:hAnsi="Times New Roman" w:cs="Times New Roman"/>
          <w:sz w:val="24"/>
          <w:szCs w:val="24"/>
        </w:rPr>
        <w:t xml:space="preserve"> concentrations at home addresses of </w:t>
      </w:r>
      <w:r w:rsidR="00E120A9" w:rsidRPr="00A5667A">
        <w:rPr>
          <w:rFonts w:ascii="Times New Roman" w:hAnsi="Times New Roman" w:cs="Times New Roman"/>
          <w:sz w:val="24"/>
          <w:szCs w:val="24"/>
        </w:rPr>
        <w:t xml:space="preserve">46,007 </w:t>
      </w:r>
      <w:r w:rsidRPr="00A5667A">
        <w:rPr>
          <w:rFonts w:ascii="Times New Roman" w:hAnsi="Times New Roman" w:cs="Times New Roman"/>
          <w:sz w:val="24"/>
          <w:szCs w:val="24"/>
        </w:rPr>
        <w:t>mothers in the 1st simulation</w:t>
      </w:r>
    </w:p>
    <w:tbl>
      <w:tblPr>
        <w:tblStyle w:val="af3"/>
        <w:tblW w:w="13533"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6"/>
        <w:gridCol w:w="2396"/>
        <w:gridCol w:w="637"/>
        <w:gridCol w:w="985"/>
        <w:gridCol w:w="994"/>
        <w:gridCol w:w="789"/>
        <w:gridCol w:w="790"/>
        <w:gridCol w:w="789"/>
        <w:gridCol w:w="789"/>
        <w:gridCol w:w="790"/>
        <w:gridCol w:w="789"/>
        <w:gridCol w:w="790"/>
        <w:gridCol w:w="789"/>
        <w:gridCol w:w="790"/>
      </w:tblGrid>
      <w:tr w:rsidR="00DF0437" w:rsidRPr="001D41A8" w14:paraId="4CD09FC7" w14:textId="77777777" w:rsidTr="00DF0437">
        <w:trPr>
          <w:trHeight w:val="66"/>
        </w:trPr>
        <w:tc>
          <w:tcPr>
            <w:tcW w:w="1416" w:type="dxa"/>
            <w:tcBorders>
              <w:top w:val="single" w:sz="4" w:space="0" w:color="auto"/>
            </w:tcBorders>
            <w:shd w:val="clear" w:color="auto" w:fill="auto"/>
            <w:tcMar>
              <w:left w:w="28" w:type="dxa"/>
              <w:right w:w="28" w:type="dxa"/>
            </w:tcMar>
          </w:tcPr>
          <w:p w14:paraId="15C41291" w14:textId="77777777" w:rsidR="00D94AF7" w:rsidRPr="00477DBE" w:rsidRDefault="00D94AF7" w:rsidP="00A458F8">
            <w:pPr>
              <w:wordWrap/>
              <w:spacing w:line="480" w:lineRule="auto"/>
              <w:jc w:val="center"/>
              <w:rPr>
                <w:rFonts w:ascii="Times New Roman" w:hAnsi="Times New Roman" w:cs="Times New Roman"/>
                <w:sz w:val="24"/>
                <w:szCs w:val="24"/>
              </w:rPr>
            </w:pPr>
          </w:p>
        </w:tc>
        <w:tc>
          <w:tcPr>
            <w:tcW w:w="2396" w:type="dxa"/>
            <w:tcBorders>
              <w:top w:val="single" w:sz="4" w:space="0" w:color="auto"/>
            </w:tcBorders>
            <w:shd w:val="clear" w:color="auto" w:fill="auto"/>
            <w:tcMar>
              <w:left w:w="28" w:type="dxa"/>
              <w:right w:w="28" w:type="dxa"/>
            </w:tcMar>
          </w:tcPr>
          <w:p w14:paraId="1E090B09" w14:textId="77777777" w:rsidR="00D94AF7" w:rsidRPr="00477DBE" w:rsidRDefault="00D94AF7" w:rsidP="00A458F8">
            <w:pPr>
              <w:wordWrap/>
              <w:spacing w:line="480" w:lineRule="auto"/>
              <w:jc w:val="center"/>
              <w:rPr>
                <w:rFonts w:ascii="Times New Roman" w:hAnsi="Times New Roman" w:cs="Times New Roman"/>
                <w:sz w:val="24"/>
                <w:szCs w:val="24"/>
              </w:rPr>
            </w:pPr>
          </w:p>
        </w:tc>
        <w:tc>
          <w:tcPr>
            <w:tcW w:w="637" w:type="dxa"/>
            <w:tcBorders>
              <w:top w:val="single" w:sz="4" w:space="0" w:color="auto"/>
            </w:tcBorders>
            <w:shd w:val="clear" w:color="auto" w:fill="auto"/>
            <w:tcMar>
              <w:left w:w="28" w:type="dxa"/>
              <w:right w:w="28" w:type="dxa"/>
            </w:tcMar>
          </w:tcPr>
          <w:p w14:paraId="5BF92140" w14:textId="77777777" w:rsidR="00D94AF7" w:rsidRPr="00477DBE" w:rsidRDefault="00D94AF7" w:rsidP="00A458F8">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ES</w:t>
            </w:r>
            <w:r>
              <w:rPr>
                <w:rFonts w:ascii="Times New Roman" w:hAnsi="Times New Roman" w:cs="Times New Roman"/>
                <w:sz w:val="24"/>
                <w:szCs w:val="24"/>
              </w:rPr>
              <w:t>1</w:t>
            </w:r>
          </w:p>
        </w:tc>
        <w:tc>
          <w:tcPr>
            <w:tcW w:w="985" w:type="dxa"/>
            <w:tcBorders>
              <w:top w:val="single" w:sz="4" w:space="0" w:color="auto"/>
            </w:tcBorders>
            <w:shd w:val="clear" w:color="auto" w:fill="auto"/>
            <w:tcMar>
              <w:left w:w="28" w:type="dxa"/>
              <w:right w:w="28" w:type="dxa"/>
            </w:tcMar>
          </w:tcPr>
          <w:p w14:paraId="7F7D6AF0" w14:textId="77777777" w:rsidR="00D94AF7" w:rsidRPr="00477DBE" w:rsidRDefault="00D94AF7" w:rsidP="00A458F8">
            <w:pPr>
              <w:wordWrap/>
              <w:spacing w:line="480" w:lineRule="auto"/>
              <w:jc w:val="center"/>
              <w:rPr>
                <w:rFonts w:ascii="Times New Roman" w:hAnsi="Times New Roman" w:cs="Times New Roman"/>
                <w:sz w:val="24"/>
                <w:szCs w:val="24"/>
              </w:rPr>
            </w:pPr>
          </w:p>
        </w:tc>
        <w:tc>
          <w:tcPr>
            <w:tcW w:w="994" w:type="dxa"/>
            <w:tcBorders>
              <w:top w:val="single" w:sz="4" w:space="0" w:color="auto"/>
            </w:tcBorders>
            <w:shd w:val="clear" w:color="auto" w:fill="auto"/>
            <w:tcMar>
              <w:left w:w="28" w:type="dxa"/>
              <w:right w:w="28" w:type="dxa"/>
            </w:tcMar>
          </w:tcPr>
          <w:p w14:paraId="097C7F76" w14:textId="77777777" w:rsidR="00D94AF7" w:rsidRPr="00477DBE" w:rsidRDefault="00D94AF7" w:rsidP="00A458F8">
            <w:pPr>
              <w:wordWrap/>
              <w:spacing w:line="480" w:lineRule="auto"/>
              <w:jc w:val="center"/>
              <w:rPr>
                <w:rFonts w:ascii="Times New Roman" w:hAnsi="Times New Roman" w:cs="Times New Roman"/>
                <w:sz w:val="24"/>
                <w:szCs w:val="24"/>
              </w:rPr>
            </w:pPr>
          </w:p>
        </w:tc>
        <w:tc>
          <w:tcPr>
            <w:tcW w:w="789" w:type="dxa"/>
            <w:tcBorders>
              <w:top w:val="single" w:sz="4" w:space="0" w:color="auto"/>
            </w:tcBorders>
            <w:shd w:val="clear" w:color="auto" w:fill="auto"/>
            <w:tcMar>
              <w:left w:w="28" w:type="dxa"/>
              <w:right w:w="28" w:type="dxa"/>
            </w:tcMar>
          </w:tcPr>
          <w:p w14:paraId="08329887" w14:textId="77777777" w:rsidR="00D94AF7" w:rsidRPr="00477DBE" w:rsidRDefault="00D94AF7" w:rsidP="00A458F8">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ES</w:t>
            </w:r>
            <w:r>
              <w:rPr>
                <w:rFonts w:ascii="Times New Roman" w:hAnsi="Times New Roman" w:cs="Times New Roman"/>
                <w:sz w:val="24"/>
                <w:szCs w:val="24"/>
              </w:rPr>
              <w:t>2</w:t>
            </w:r>
          </w:p>
        </w:tc>
        <w:tc>
          <w:tcPr>
            <w:tcW w:w="790" w:type="dxa"/>
            <w:tcBorders>
              <w:top w:val="single" w:sz="4" w:space="0" w:color="auto"/>
            </w:tcBorders>
            <w:shd w:val="clear" w:color="auto" w:fill="auto"/>
            <w:tcMar>
              <w:left w:w="28" w:type="dxa"/>
              <w:right w:w="28" w:type="dxa"/>
            </w:tcMar>
          </w:tcPr>
          <w:p w14:paraId="18123189" w14:textId="77777777" w:rsidR="00D94AF7" w:rsidRPr="00477DBE" w:rsidRDefault="00D94AF7" w:rsidP="00A458F8">
            <w:pPr>
              <w:wordWrap/>
              <w:spacing w:line="480" w:lineRule="auto"/>
              <w:jc w:val="center"/>
              <w:rPr>
                <w:rFonts w:ascii="Times New Roman" w:hAnsi="Times New Roman" w:cs="Times New Roman"/>
                <w:sz w:val="24"/>
                <w:szCs w:val="24"/>
              </w:rPr>
            </w:pPr>
          </w:p>
        </w:tc>
        <w:tc>
          <w:tcPr>
            <w:tcW w:w="789" w:type="dxa"/>
            <w:tcBorders>
              <w:top w:val="single" w:sz="4" w:space="0" w:color="auto"/>
            </w:tcBorders>
            <w:shd w:val="clear" w:color="auto" w:fill="auto"/>
            <w:tcMar>
              <w:left w:w="28" w:type="dxa"/>
              <w:right w:w="28" w:type="dxa"/>
            </w:tcMar>
          </w:tcPr>
          <w:p w14:paraId="0D031AFB" w14:textId="77777777" w:rsidR="00D94AF7" w:rsidRPr="00477DBE" w:rsidRDefault="00D94AF7" w:rsidP="00A458F8">
            <w:pPr>
              <w:wordWrap/>
              <w:spacing w:line="480" w:lineRule="auto"/>
              <w:jc w:val="center"/>
              <w:rPr>
                <w:rFonts w:ascii="Times New Roman" w:hAnsi="Times New Roman" w:cs="Times New Roman"/>
                <w:sz w:val="24"/>
                <w:szCs w:val="24"/>
              </w:rPr>
            </w:pPr>
          </w:p>
        </w:tc>
        <w:tc>
          <w:tcPr>
            <w:tcW w:w="789" w:type="dxa"/>
            <w:tcBorders>
              <w:top w:val="single" w:sz="4" w:space="0" w:color="auto"/>
            </w:tcBorders>
            <w:shd w:val="clear" w:color="auto" w:fill="auto"/>
            <w:tcMar>
              <w:left w:w="28" w:type="dxa"/>
              <w:right w:w="28" w:type="dxa"/>
            </w:tcMar>
          </w:tcPr>
          <w:p w14:paraId="4B2ECA3A" w14:textId="77777777" w:rsidR="00D94AF7" w:rsidRPr="00477DBE" w:rsidRDefault="00D94AF7" w:rsidP="00A458F8">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ES</w:t>
            </w:r>
            <w:r>
              <w:rPr>
                <w:rFonts w:ascii="Times New Roman" w:hAnsi="Times New Roman" w:cs="Times New Roman"/>
                <w:sz w:val="24"/>
                <w:szCs w:val="24"/>
              </w:rPr>
              <w:t>3</w:t>
            </w:r>
          </w:p>
        </w:tc>
        <w:tc>
          <w:tcPr>
            <w:tcW w:w="790" w:type="dxa"/>
            <w:tcBorders>
              <w:top w:val="single" w:sz="4" w:space="0" w:color="auto"/>
            </w:tcBorders>
            <w:shd w:val="clear" w:color="auto" w:fill="auto"/>
            <w:tcMar>
              <w:left w:w="28" w:type="dxa"/>
              <w:right w:w="28" w:type="dxa"/>
            </w:tcMar>
          </w:tcPr>
          <w:p w14:paraId="5D10F201" w14:textId="77777777" w:rsidR="00D94AF7" w:rsidRPr="00477DBE" w:rsidRDefault="00D94AF7" w:rsidP="00A458F8">
            <w:pPr>
              <w:wordWrap/>
              <w:spacing w:line="480" w:lineRule="auto"/>
              <w:jc w:val="center"/>
              <w:rPr>
                <w:rFonts w:ascii="Times New Roman" w:hAnsi="Times New Roman" w:cs="Times New Roman"/>
                <w:sz w:val="24"/>
                <w:szCs w:val="24"/>
              </w:rPr>
            </w:pPr>
          </w:p>
        </w:tc>
        <w:tc>
          <w:tcPr>
            <w:tcW w:w="789" w:type="dxa"/>
            <w:tcBorders>
              <w:top w:val="single" w:sz="4" w:space="0" w:color="auto"/>
            </w:tcBorders>
            <w:shd w:val="clear" w:color="auto" w:fill="auto"/>
            <w:tcMar>
              <w:left w:w="28" w:type="dxa"/>
              <w:right w:w="28" w:type="dxa"/>
            </w:tcMar>
          </w:tcPr>
          <w:p w14:paraId="6E20EF85" w14:textId="77777777" w:rsidR="00D94AF7" w:rsidRPr="00477DBE" w:rsidRDefault="00D94AF7" w:rsidP="00A458F8">
            <w:pPr>
              <w:wordWrap/>
              <w:spacing w:line="480" w:lineRule="auto"/>
              <w:jc w:val="center"/>
              <w:rPr>
                <w:rFonts w:ascii="Times New Roman" w:hAnsi="Times New Roman" w:cs="Times New Roman"/>
                <w:sz w:val="24"/>
                <w:szCs w:val="24"/>
              </w:rPr>
            </w:pPr>
          </w:p>
        </w:tc>
        <w:tc>
          <w:tcPr>
            <w:tcW w:w="790" w:type="dxa"/>
            <w:tcBorders>
              <w:top w:val="single" w:sz="4" w:space="0" w:color="auto"/>
            </w:tcBorders>
            <w:shd w:val="clear" w:color="auto" w:fill="auto"/>
            <w:tcMar>
              <w:left w:w="28" w:type="dxa"/>
              <w:right w:w="28" w:type="dxa"/>
            </w:tcMar>
          </w:tcPr>
          <w:p w14:paraId="0091B562" w14:textId="77777777" w:rsidR="00D94AF7" w:rsidRPr="00477DBE" w:rsidRDefault="00D94AF7" w:rsidP="00A458F8">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ES</w:t>
            </w:r>
            <w:r>
              <w:rPr>
                <w:rFonts w:ascii="Times New Roman" w:hAnsi="Times New Roman" w:cs="Times New Roman"/>
                <w:sz w:val="24"/>
                <w:szCs w:val="24"/>
              </w:rPr>
              <w:t>4</w:t>
            </w:r>
          </w:p>
        </w:tc>
        <w:tc>
          <w:tcPr>
            <w:tcW w:w="789" w:type="dxa"/>
            <w:tcBorders>
              <w:top w:val="single" w:sz="4" w:space="0" w:color="auto"/>
            </w:tcBorders>
            <w:shd w:val="clear" w:color="auto" w:fill="auto"/>
            <w:tcMar>
              <w:left w:w="28" w:type="dxa"/>
              <w:right w:w="28" w:type="dxa"/>
            </w:tcMar>
            <w:vAlign w:val="center"/>
          </w:tcPr>
          <w:p w14:paraId="70E83203" w14:textId="77777777" w:rsidR="00D94AF7" w:rsidRPr="00477DBE" w:rsidRDefault="00D94AF7" w:rsidP="00A458F8">
            <w:pPr>
              <w:wordWrap/>
              <w:spacing w:line="480" w:lineRule="auto"/>
              <w:jc w:val="center"/>
              <w:rPr>
                <w:rFonts w:ascii="Times New Roman" w:hAnsi="Times New Roman" w:cs="Times New Roman"/>
                <w:sz w:val="24"/>
                <w:szCs w:val="24"/>
              </w:rPr>
            </w:pPr>
          </w:p>
        </w:tc>
        <w:tc>
          <w:tcPr>
            <w:tcW w:w="790" w:type="dxa"/>
            <w:tcBorders>
              <w:top w:val="single" w:sz="4" w:space="0" w:color="auto"/>
            </w:tcBorders>
            <w:shd w:val="clear" w:color="auto" w:fill="auto"/>
            <w:tcMar>
              <w:left w:w="28" w:type="dxa"/>
              <w:right w:w="28" w:type="dxa"/>
            </w:tcMar>
            <w:vAlign w:val="center"/>
          </w:tcPr>
          <w:p w14:paraId="16D38CE3" w14:textId="77777777" w:rsidR="00D94AF7" w:rsidRPr="00477DBE" w:rsidRDefault="00D94AF7" w:rsidP="00A458F8">
            <w:pPr>
              <w:wordWrap/>
              <w:spacing w:line="480" w:lineRule="auto"/>
              <w:jc w:val="center"/>
              <w:rPr>
                <w:rFonts w:ascii="Times New Roman" w:hAnsi="Times New Roman" w:cs="Times New Roman"/>
                <w:sz w:val="24"/>
                <w:szCs w:val="24"/>
              </w:rPr>
            </w:pPr>
          </w:p>
        </w:tc>
      </w:tr>
      <w:tr w:rsidR="00DF0437" w:rsidRPr="001D41A8" w14:paraId="7AF453F9" w14:textId="77777777" w:rsidTr="00DF0437">
        <w:trPr>
          <w:trHeight w:val="66"/>
        </w:trPr>
        <w:tc>
          <w:tcPr>
            <w:tcW w:w="1416" w:type="dxa"/>
            <w:tcBorders>
              <w:bottom w:val="single" w:sz="4" w:space="0" w:color="auto"/>
            </w:tcBorders>
            <w:shd w:val="clear" w:color="auto" w:fill="auto"/>
            <w:tcMar>
              <w:left w:w="28" w:type="dxa"/>
              <w:right w:w="28" w:type="dxa"/>
            </w:tcMar>
          </w:tcPr>
          <w:p w14:paraId="7A8E81C9" w14:textId="2DBC7CD1" w:rsidR="00C04459" w:rsidRPr="00477DBE" w:rsidRDefault="00C04459" w:rsidP="00C04459">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Address</w:t>
            </w:r>
          </w:p>
        </w:tc>
        <w:tc>
          <w:tcPr>
            <w:tcW w:w="2396" w:type="dxa"/>
            <w:tcBorders>
              <w:bottom w:val="single" w:sz="4" w:space="0" w:color="auto"/>
            </w:tcBorders>
            <w:shd w:val="clear" w:color="auto" w:fill="auto"/>
            <w:tcMar>
              <w:left w:w="28" w:type="dxa"/>
              <w:right w:w="28" w:type="dxa"/>
            </w:tcMar>
          </w:tcPr>
          <w:p w14:paraId="4815FCD2" w14:textId="0724156D" w:rsidR="00C04459" w:rsidRPr="00477DBE" w:rsidRDefault="00C04459" w:rsidP="00C04459">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Exposure prediction</w:t>
            </w:r>
            <w:r>
              <w:rPr>
                <w:rFonts w:ascii="Times New Roman" w:hAnsi="Times New Roman" w:cs="Times New Roman"/>
                <w:sz w:val="24"/>
                <w:szCs w:val="24"/>
                <w:vertAlign w:val="superscript"/>
              </w:rPr>
              <w:t xml:space="preserve"> d</w:t>
            </w:r>
          </w:p>
        </w:tc>
        <w:tc>
          <w:tcPr>
            <w:tcW w:w="637" w:type="dxa"/>
            <w:tcBorders>
              <w:bottom w:val="single" w:sz="4" w:space="0" w:color="auto"/>
            </w:tcBorders>
            <w:shd w:val="clear" w:color="auto" w:fill="auto"/>
            <w:tcMar>
              <w:left w:w="28" w:type="dxa"/>
              <w:right w:w="28" w:type="dxa"/>
            </w:tcMar>
          </w:tcPr>
          <w:p w14:paraId="0E90E76C" w14:textId="0E56AD60" w:rsidR="00C04459" w:rsidRPr="00402799" w:rsidRDefault="00C04459" w:rsidP="00C04459">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R</w:t>
            </w:r>
            <w:r w:rsidRPr="00E5723F">
              <w:rPr>
                <w:rFonts w:ascii="Times New Roman" w:hAnsi="Times New Roman" w:cs="Times New Roman"/>
                <w:sz w:val="24"/>
                <w:szCs w:val="24"/>
                <w:vertAlign w:val="superscript"/>
              </w:rPr>
              <w:t>a</w:t>
            </w:r>
          </w:p>
        </w:tc>
        <w:tc>
          <w:tcPr>
            <w:tcW w:w="985" w:type="dxa"/>
            <w:tcBorders>
              <w:bottom w:val="single" w:sz="4" w:space="0" w:color="auto"/>
            </w:tcBorders>
            <w:shd w:val="clear" w:color="auto" w:fill="auto"/>
            <w:tcMar>
              <w:left w:w="28" w:type="dxa"/>
              <w:right w:w="28" w:type="dxa"/>
            </w:tcMar>
          </w:tcPr>
          <w:p w14:paraId="680AD99F" w14:textId="2E45E6E3" w:rsidR="00C04459" w:rsidRPr="00402799" w:rsidRDefault="00C04459" w:rsidP="00C04459">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Inter</w:t>
            </w:r>
            <w:r w:rsidRPr="00BE07E1">
              <w:rPr>
                <w:rFonts w:ascii="Times New Roman" w:hAnsi="Times New Roman" w:cs="Times New Roman"/>
                <w:sz w:val="24"/>
                <w:szCs w:val="24"/>
                <w:vertAlign w:val="superscript"/>
              </w:rPr>
              <w:t xml:space="preserve"> b</w:t>
            </w:r>
          </w:p>
        </w:tc>
        <w:tc>
          <w:tcPr>
            <w:tcW w:w="994" w:type="dxa"/>
            <w:tcBorders>
              <w:bottom w:val="single" w:sz="4" w:space="0" w:color="auto"/>
            </w:tcBorders>
            <w:shd w:val="clear" w:color="auto" w:fill="auto"/>
            <w:tcMar>
              <w:left w:w="28" w:type="dxa"/>
              <w:right w:w="28" w:type="dxa"/>
            </w:tcMar>
          </w:tcPr>
          <w:p w14:paraId="034B9C3B" w14:textId="4AB74FFB" w:rsidR="00C04459" w:rsidRPr="00402799" w:rsidRDefault="00C04459" w:rsidP="00C04459">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Slope</w:t>
            </w:r>
            <w:r>
              <w:rPr>
                <w:rFonts w:ascii="Times New Roman" w:hAnsi="Times New Roman" w:cs="Times New Roman"/>
                <w:sz w:val="24"/>
                <w:szCs w:val="24"/>
                <w:vertAlign w:val="superscript"/>
              </w:rPr>
              <w:t xml:space="preserve"> c</w:t>
            </w:r>
          </w:p>
        </w:tc>
        <w:tc>
          <w:tcPr>
            <w:tcW w:w="789" w:type="dxa"/>
            <w:tcBorders>
              <w:bottom w:val="single" w:sz="4" w:space="0" w:color="auto"/>
            </w:tcBorders>
            <w:shd w:val="clear" w:color="auto" w:fill="auto"/>
            <w:tcMar>
              <w:left w:w="28" w:type="dxa"/>
              <w:right w:w="28" w:type="dxa"/>
            </w:tcMar>
          </w:tcPr>
          <w:p w14:paraId="06B53364" w14:textId="77777777" w:rsidR="00C04459" w:rsidRPr="00402799" w:rsidRDefault="00C04459" w:rsidP="00C04459">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R</w:t>
            </w:r>
          </w:p>
        </w:tc>
        <w:tc>
          <w:tcPr>
            <w:tcW w:w="790" w:type="dxa"/>
            <w:tcBorders>
              <w:bottom w:val="single" w:sz="4" w:space="0" w:color="auto"/>
            </w:tcBorders>
            <w:shd w:val="clear" w:color="auto" w:fill="auto"/>
            <w:tcMar>
              <w:left w:w="28" w:type="dxa"/>
              <w:right w:w="28" w:type="dxa"/>
            </w:tcMar>
          </w:tcPr>
          <w:p w14:paraId="70814065" w14:textId="77777777" w:rsidR="00C04459" w:rsidRPr="00402799" w:rsidRDefault="00C04459" w:rsidP="00C04459">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Inter</w:t>
            </w:r>
          </w:p>
        </w:tc>
        <w:tc>
          <w:tcPr>
            <w:tcW w:w="789" w:type="dxa"/>
            <w:tcBorders>
              <w:bottom w:val="single" w:sz="4" w:space="0" w:color="auto"/>
            </w:tcBorders>
            <w:shd w:val="clear" w:color="auto" w:fill="auto"/>
            <w:tcMar>
              <w:left w:w="28" w:type="dxa"/>
              <w:right w:w="28" w:type="dxa"/>
            </w:tcMar>
          </w:tcPr>
          <w:p w14:paraId="299054F3" w14:textId="77777777" w:rsidR="00C04459" w:rsidRPr="00402799" w:rsidRDefault="00C04459" w:rsidP="00C04459">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Slope</w:t>
            </w:r>
          </w:p>
        </w:tc>
        <w:tc>
          <w:tcPr>
            <w:tcW w:w="789" w:type="dxa"/>
            <w:tcBorders>
              <w:bottom w:val="single" w:sz="4" w:space="0" w:color="auto"/>
            </w:tcBorders>
            <w:shd w:val="clear" w:color="auto" w:fill="auto"/>
            <w:tcMar>
              <w:left w:w="28" w:type="dxa"/>
              <w:right w:w="28" w:type="dxa"/>
            </w:tcMar>
          </w:tcPr>
          <w:p w14:paraId="2117B8FC" w14:textId="77777777" w:rsidR="00C04459" w:rsidRPr="00402799" w:rsidRDefault="00C04459" w:rsidP="00C04459">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R</w:t>
            </w:r>
          </w:p>
        </w:tc>
        <w:tc>
          <w:tcPr>
            <w:tcW w:w="790" w:type="dxa"/>
            <w:tcBorders>
              <w:bottom w:val="single" w:sz="4" w:space="0" w:color="auto"/>
            </w:tcBorders>
            <w:shd w:val="clear" w:color="auto" w:fill="auto"/>
            <w:tcMar>
              <w:left w:w="28" w:type="dxa"/>
              <w:right w:w="28" w:type="dxa"/>
            </w:tcMar>
          </w:tcPr>
          <w:p w14:paraId="262052B2" w14:textId="77777777" w:rsidR="00C04459" w:rsidRPr="00402799" w:rsidRDefault="00C04459" w:rsidP="00C04459">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Inter</w:t>
            </w:r>
          </w:p>
        </w:tc>
        <w:tc>
          <w:tcPr>
            <w:tcW w:w="789" w:type="dxa"/>
            <w:tcBorders>
              <w:bottom w:val="single" w:sz="4" w:space="0" w:color="auto"/>
            </w:tcBorders>
            <w:shd w:val="clear" w:color="auto" w:fill="auto"/>
            <w:tcMar>
              <w:left w:w="28" w:type="dxa"/>
              <w:right w:w="28" w:type="dxa"/>
            </w:tcMar>
          </w:tcPr>
          <w:p w14:paraId="41114484" w14:textId="77777777" w:rsidR="00C04459" w:rsidRPr="00402799" w:rsidRDefault="00C04459" w:rsidP="00C04459">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Slope</w:t>
            </w:r>
          </w:p>
        </w:tc>
        <w:tc>
          <w:tcPr>
            <w:tcW w:w="790" w:type="dxa"/>
            <w:tcBorders>
              <w:bottom w:val="single" w:sz="4" w:space="0" w:color="auto"/>
            </w:tcBorders>
            <w:shd w:val="clear" w:color="auto" w:fill="auto"/>
            <w:tcMar>
              <w:left w:w="28" w:type="dxa"/>
              <w:right w:w="28" w:type="dxa"/>
            </w:tcMar>
          </w:tcPr>
          <w:p w14:paraId="4E7E4B3A" w14:textId="77777777" w:rsidR="00C04459" w:rsidRPr="00402799" w:rsidRDefault="00C04459" w:rsidP="00C04459">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R</w:t>
            </w:r>
          </w:p>
        </w:tc>
        <w:tc>
          <w:tcPr>
            <w:tcW w:w="789" w:type="dxa"/>
            <w:tcBorders>
              <w:bottom w:val="single" w:sz="4" w:space="0" w:color="auto"/>
            </w:tcBorders>
            <w:shd w:val="clear" w:color="auto" w:fill="auto"/>
            <w:tcMar>
              <w:left w:w="28" w:type="dxa"/>
              <w:right w:w="28" w:type="dxa"/>
            </w:tcMar>
          </w:tcPr>
          <w:p w14:paraId="5E18D0A7" w14:textId="77777777" w:rsidR="00C04459" w:rsidRPr="00402799" w:rsidRDefault="00C04459" w:rsidP="00C04459">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Inter</w:t>
            </w:r>
          </w:p>
        </w:tc>
        <w:tc>
          <w:tcPr>
            <w:tcW w:w="790" w:type="dxa"/>
            <w:tcBorders>
              <w:bottom w:val="single" w:sz="4" w:space="0" w:color="auto"/>
            </w:tcBorders>
            <w:shd w:val="clear" w:color="auto" w:fill="auto"/>
            <w:tcMar>
              <w:left w:w="28" w:type="dxa"/>
              <w:right w:w="28" w:type="dxa"/>
            </w:tcMar>
          </w:tcPr>
          <w:p w14:paraId="790975AD" w14:textId="77777777" w:rsidR="00C04459" w:rsidRPr="00402799" w:rsidRDefault="00C04459" w:rsidP="00C04459">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Slope</w:t>
            </w:r>
          </w:p>
        </w:tc>
      </w:tr>
      <w:tr w:rsidR="00DF0437" w:rsidRPr="001D41A8" w14:paraId="0D8A0B66" w14:textId="77777777" w:rsidTr="00DF0437">
        <w:trPr>
          <w:trHeight w:val="68"/>
        </w:trPr>
        <w:tc>
          <w:tcPr>
            <w:tcW w:w="1416" w:type="dxa"/>
            <w:tcBorders>
              <w:top w:val="single" w:sz="4" w:space="0" w:color="auto"/>
              <w:bottom w:val="single" w:sz="4" w:space="0" w:color="auto"/>
            </w:tcBorders>
            <w:shd w:val="clear" w:color="auto" w:fill="auto"/>
            <w:tcMar>
              <w:left w:w="28" w:type="dxa"/>
              <w:right w:w="28" w:type="dxa"/>
            </w:tcMar>
            <w:vAlign w:val="center"/>
            <w:hideMark/>
          </w:tcPr>
          <w:p w14:paraId="0A46677A" w14:textId="6DB93261" w:rsidR="00D94AF7" w:rsidRPr="00477DBE" w:rsidRDefault="006841E8" w:rsidP="006841E8">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Complete</w:t>
            </w:r>
          </w:p>
        </w:tc>
        <w:tc>
          <w:tcPr>
            <w:tcW w:w="2396" w:type="dxa"/>
            <w:tcBorders>
              <w:top w:val="single" w:sz="4" w:space="0" w:color="auto"/>
              <w:bottom w:val="single" w:sz="4" w:space="0" w:color="auto"/>
            </w:tcBorders>
            <w:shd w:val="clear" w:color="auto" w:fill="auto"/>
            <w:tcMar>
              <w:left w:w="28" w:type="dxa"/>
              <w:right w:w="28" w:type="dxa"/>
            </w:tcMar>
            <w:hideMark/>
          </w:tcPr>
          <w:p w14:paraId="49FC7C13" w14:textId="77777777" w:rsidR="00D94AF7" w:rsidRDefault="00D94AF7" w:rsidP="00A458F8">
            <w:pPr>
              <w:wordWrap/>
              <w:spacing w:line="480" w:lineRule="auto"/>
              <w:jc w:val="center"/>
              <w:rPr>
                <w:rFonts w:ascii="Times New Roman" w:hAnsi="Times New Roman" w:cs="Times New Roman"/>
                <w:sz w:val="24"/>
                <w:szCs w:val="24"/>
              </w:rPr>
            </w:pPr>
            <w:r>
              <w:rPr>
                <w:rFonts w:ascii="Times New Roman" w:hAnsi="Times New Roman" w:cs="Times New Roman" w:hint="eastAsia"/>
                <w:sz w:val="24"/>
                <w:szCs w:val="24"/>
              </w:rPr>
              <w:t>NM</w:t>
            </w:r>
          </w:p>
          <w:p w14:paraId="7630CD0D" w14:textId="77777777" w:rsidR="00D94AF7" w:rsidRDefault="00D94AF7" w:rsidP="00A458F8">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IDWA</w:t>
            </w:r>
          </w:p>
          <w:p w14:paraId="493757FE" w14:textId="77777777" w:rsidR="00D94AF7" w:rsidRDefault="00D94AF7" w:rsidP="00A458F8">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LUR</w:t>
            </w:r>
          </w:p>
          <w:p w14:paraId="6B37973E" w14:textId="77777777" w:rsidR="00D94AF7" w:rsidRPr="00477DBE" w:rsidRDefault="00D94AF7" w:rsidP="00A458F8">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UK</w:t>
            </w:r>
          </w:p>
        </w:tc>
        <w:tc>
          <w:tcPr>
            <w:tcW w:w="637" w:type="dxa"/>
            <w:tcBorders>
              <w:top w:val="single" w:sz="4" w:space="0" w:color="auto"/>
              <w:bottom w:val="single" w:sz="4" w:space="0" w:color="auto"/>
            </w:tcBorders>
            <w:shd w:val="clear" w:color="auto" w:fill="auto"/>
            <w:tcMar>
              <w:left w:w="28" w:type="dxa"/>
              <w:right w:w="28" w:type="dxa"/>
            </w:tcMar>
            <w:hideMark/>
          </w:tcPr>
          <w:p w14:paraId="4EB21BE9" w14:textId="77777777" w:rsidR="00D94AF7" w:rsidRPr="00402799" w:rsidRDefault="00D94AF7" w:rsidP="00A458F8">
            <w:pPr>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 xml:space="preserve">0.62 </w:t>
            </w:r>
          </w:p>
          <w:p w14:paraId="21E59330" w14:textId="77777777" w:rsidR="00D94AF7" w:rsidRPr="00402799" w:rsidRDefault="00D94AF7" w:rsidP="00A458F8">
            <w:pPr>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 xml:space="preserve">0.62 </w:t>
            </w:r>
          </w:p>
          <w:p w14:paraId="7F4C4E3C" w14:textId="77777777" w:rsidR="00D94AF7" w:rsidRPr="00402799" w:rsidRDefault="00D94AF7" w:rsidP="00A458F8">
            <w:pPr>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 xml:space="preserve">0.02 </w:t>
            </w:r>
          </w:p>
          <w:p w14:paraId="2D623DAC" w14:textId="77777777" w:rsidR="00D94AF7" w:rsidRPr="00477DBE" w:rsidRDefault="00D94AF7" w:rsidP="00A458F8">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0.70</w:t>
            </w:r>
          </w:p>
        </w:tc>
        <w:tc>
          <w:tcPr>
            <w:tcW w:w="985" w:type="dxa"/>
            <w:tcBorders>
              <w:top w:val="single" w:sz="4" w:space="0" w:color="auto"/>
              <w:bottom w:val="single" w:sz="4" w:space="0" w:color="auto"/>
            </w:tcBorders>
            <w:shd w:val="clear" w:color="auto" w:fill="auto"/>
            <w:tcMar>
              <w:left w:w="28" w:type="dxa"/>
              <w:right w:w="28" w:type="dxa"/>
            </w:tcMar>
            <w:hideMark/>
          </w:tcPr>
          <w:p w14:paraId="2CE4BC4A" w14:textId="77777777" w:rsidR="00D94AF7" w:rsidRPr="00402799" w:rsidRDefault="00D94AF7" w:rsidP="00A458F8">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 xml:space="preserve">11.69 </w:t>
            </w:r>
          </w:p>
          <w:p w14:paraId="5E181D53" w14:textId="77777777" w:rsidR="00D94AF7" w:rsidRPr="00402799" w:rsidRDefault="00D94AF7" w:rsidP="00A458F8">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 xml:space="preserve">21.01 </w:t>
            </w:r>
          </w:p>
          <w:p w14:paraId="5E29ED11" w14:textId="77777777" w:rsidR="00D94AF7" w:rsidRPr="00402799" w:rsidRDefault="00D94AF7" w:rsidP="00A458F8">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 xml:space="preserve">50.28 </w:t>
            </w:r>
          </w:p>
          <w:p w14:paraId="09787EF2" w14:textId="77777777" w:rsidR="00D94AF7" w:rsidRPr="00477DBE" w:rsidRDefault="00D94AF7" w:rsidP="00A458F8">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16.78</w:t>
            </w:r>
          </w:p>
        </w:tc>
        <w:tc>
          <w:tcPr>
            <w:tcW w:w="994" w:type="dxa"/>
            <w:tcBorders>
              <w:top w:val="single" w:sz="4" w:space="0" w:color="auto"/>
              <w:bottom w:val="single" w:sz="4" w:space="0" w:color="auto"/>
            </w:tcBorders>
            <w:shd w:val="clear" w:color="auto" w:fill="auto"/>
            <w:tcMar>
              <w:left w:w="28" w:type="dxa"/>
              <w:right w:w="28" w:type="dxa"/>
            </w:tcMar>
            <w:hideMark/>
          </w:tcPr>
          <w:p w14:paraId="6EAAAE40" w14:textId="77777777" w:rsidR="00D94AF7" w:rsidRPr="008F0E5D" w:rsidRDefault="00D94AF7" w:rsidP="00A458F8">
            <w:pPr>
              <w:wordWrap/>
              <w:spacing w:line="480" w:lineRule="auto"/>
              <w:jc w:val="center"/>
              <w:rPr>
                <w:rFonts w:ascii="Times New Roman" w:hAnsi="Times New Roman" w:cs="Times New Roman"/>
                <w:sz w:val="24"/>
                <w:szCs w:val="24"/>
              </w:rPr>
            </w:pPr>
            <w:r w:rsidRPr="008F0E5D">
              <w:rPr>
                <w:rFonts w:ascii="Times New Roman" w:hAnsi="Times New Roman" w:cs="Times New Roman"/>
                <w:sz w:val="24"/>
                <w:szCs w:val="24"/>
              </w:rPr>
              <w:t xml:space="preserve">0.78 </w:t>
            </w:r>
          </w:p>
          <w:p w14:paraId="24EBD120" w14:textId="77777777" w:rsidR="00D94AF7" w:rsidRPr="008F0E5D" w:rsidRDefault="00D94AF7" w:rsidP="00A458F8">
            <w:pPr>
              <w:wordWrap/>
              <w:spacing w:line="480" w:lineRule="auto"/>
              <w:jc w:val="center"/>
              <w:rPr>
                <w:rFonts w:ascii="Times New Roman" w:hAnsi="Times New Roman" w:cs="Times New Roman"/>
                <w:sz w:val="24"/>
                <w:szCs w:val="24"/>
              </w:rPr>
            </w:pPr>
            <w:r w:rsidRPr="008F0E5D">
              <w:rPr>
                <w:rFonts w:ascii="Times New Roman" w:hAnsi="Times New Roman" w:cs="Times New Roman"/>
                <w:sz w:val="24"/>
                <w:szCs w:val="24"/>
              </w:rPr>
              <w:t xml:space="preserve">0.59 </w:t>
            </w:r>
          </w:p>
          <w:p w14:paraId="05C2867B" w14:textId="77777777" w:rsidR="00D94AF7" w:rsidRPr="008F0E5D" w:rsidRDefault="00D94AF7" w:rsidP="00A458F8">
            <w:pPr>
              <w:wordWrap/>
              <w:spacing w:line="480" w:lineRule="auto"/>
              <w:jc w:val="center"/>
              <w:rPr>
                <w:rFonts w:ascii="Times New Roman" w:hAnsi="Times New Roman" w:cs="Times New Roman"/>
                <w:sz w:val="24"/>
                <w:szCs w:val="24"/>
              </w:rPr>
            </w:pPr>
            <w:r w:rsidRPr="008F0E5D">
              <w:rPr>
                <w:rFonts w:ascii="Times New Roman" w:hAnsi="Times New Roman" w:cs="Times New Roman"/>
                <w:sz w:val="24"/>
                <w:szCs w:val="24"/>
              </w:rPr>
              <w:t xml:space="preserve">0.04 </w:t>
            </w:r>
          </w:p>
          <w:p w14:paraId="12ADC599" w14:textId="77777777" w:rsidR="00D94AF7" w:rsidRPr="00477DBE" w:rsidRDefault="00D94AF7" w:rsidP="00A458F8">
            <w:pPr>
              <w:wordWrap/>
              <w:spacing w:line="480" w:lineRule="auto"/>
              <w:jc w:val="center"/>
              <w:rPr>
                <w:rFonts w:ascii="Times New Roman" w:hAnsi="Times New Roman" w:cs="Times New Roman"/>
                <w:sz w:val="24"/>
                <w:szCs w:val="24"/>
              </w:rPr>
            </w:pPr>
            <w:r w:rsidRPr="008F0E5D">
              <w:rPr>
                <w:rFonts w:ascii="Times New Roman" w:hAnsi="Times New Roman" w:cs="Times New Roman"/>
                <w:sz w:val="24"/>
                <w:szCs w:val="24"/>
              </w:rPr>
              <w:t>0.68</w:t>
            </w:r>
          </w:p>
        </w:tc>
        <w:tc>
          <w:tcPr>
            <w:tcW w:w="789" w:type="dxa"/>
            <w:tcBorders>
              <w:top w:val="single" w:sz="4" w:space="0" w:color="auto"/>
              <w:bottom w:val="single" w:sz="4" w:space="0" w:color="auto"/>
            </w:tcBorders>
            <w:shd w:val="clear" w:color="auto" w:fill="auto"/>
            <w:tcMar>
              <w:left w:w="28" w:type="dxa"/>
              <w:right w:w="28" w:type="dxa"/>
            </w:tcMar>
            <w:hideMark/>
          </w:tcPr>
          <w:p w14:paraId="2F8238CD" w14:textId="77777777" w:rsidR="00D94AF7" w:rsidRPr="008F0E5D" w:rsidRDefault="00D94AF7" w:rsidP="00A458F8">
            <w:pPr>
              <w:spacing w:line="480" w:lineRule="auto"/>
              <w:jc w:val="center"/>
              <w:rPr>
                <w:rFonts w:ascii="Times New Roman" w:hAnsi="Times New Roman" w:cs="Times New Roman"/>
                <w:sz w:val="24"/>
                <w:szCs w:val="24"/>
              </w:rPr>
            </w:pPr>
            <w:r w:rsidRPr="008F0E5D">
              <w:rPr>
                <w:rFonts w:ascii="Times New Roman" w:hAnsi="Times New Roman" w:cs="Times New Roman"/>
                <w:sz w:val="24"/>
                <w:szCs w:val="24"/>
              </w:rPr>
              <w:t xml:space="preserve">0.49 </w:t>
            </w:r>
          </w:p>
          <w:p w14:paraId="31C9EF7C" w14:textId="77777777" w:rsidR="00D94AF7" w:rsidRPr="008F0E5D" w:rsidRDefault="00D94AF7" w:rsidP="00A458F8">
            <w:pPr>
              <w:spacing w:line="480" w:lineRule="auto"/>
              <w:jc w:val="center"/>
              <w:rPr>
                <w:rFonts w:ascii="Times New Roman" w:hAnsi="Times New Roman" w:cs="Times New Roman"/>
                <w:sz w:val="24"/>
                <w:szCs w:val="24"/>
              </w:rPr>
            </w:pPr>
            <w:r w:rsidRPr="008F0E5D">
              <w:rPr>
                <w:rFonts w:ascii="Times New Roman" w:hAnsi="Times New Roman" w:cs="Times New Roman"/>
                <w:sz w:val="24"/>
                <w:szCs w:val="24"/>
              </w:rPr>
              <w:t xml:space="preserve">0.50 </w:t>
            </w:r>
          </w:p>
          <w:p w14:paraId="2AF527D0" w14:textId="77777777" w:rsidR="00D94AF7" w:rsidRPr="008F0E5D" w:rsidRDefault="00D94AF7" w:rsidP="00A458F8">
            <w:pPr>
              <w:spacing w:line="480" w:lineRule="auto"/>
              <w:jc w:val="center"/>
              <w:rPr>
                <w:rFonts w:ascii="Times New Roman" w:hAnsi="Times New Roman" w:cs="Times New Roman"/>
                <w:sz w:val="24"/>
                <w:szCs w:val="24"/>
              </w:rPr>
            </w:pPr>
            <w:r w:rsidRPr="008F0E5D">
              <w:rPr>
                <w:rFonts w:ascii="Times New Roman" w:hAnsi="Times New Roman" w:cs="Times New Roman"/>
                <w:sz w:val="24"/>
                <w:szCs w:val="24"/>
              </w:rPr>
              <w:t xml:space="preserve">0.03 </w:t>
            </w:r>
          </w:p>
          <w:p w14:paraId="1A052025" w14:textId="77777777" w:rsidR="00D94AF7" w:rsidRPr="00477DBE" w:rsidRDefault="00D94AF7" w:rsidP="00A458F8">
            <w:pPr>
              <w:wordWrap/>
              <w:spacing w:line="480" w:lineRule="auto"/>
              <w:jc w:val="center"/>
              <w:rPr>
                <w:rFonts w:ascii="Times New Roman" w:hAnsi="Times New Roman" w:cs="Times New Roman"/>
                <w:sz w:val="24"/>
                <w:szCs w:val="24"/>
              </w:rPr>
            </w:pPr>
            <w:r w:rsidRPr="008F0E5D">
              <w:rPr>
                <w:rFonts w:ascii="Times New Roman" w:hAnsi="Times New Roman" w:cs="Times New Roman"/>
                <w:sz w:val="24"/>
                <w:szCs w:val="24"/>
              </w:rPr>
              <w:t>0.47</w:t>
            </w:r>
          </w:p>
        </w:tc>
        <w:tc>
          <w:tcPr>
            <w:tcW w:w="790" w:type="dxa"/>
            <w:tcBorders>
              <w:top w:val="single" w:sz="4" w:space="0" w:color="auto"/>
              <w:bottom w:val="single" w:sz="4" w:space="0" w:color="auto"/>
            </w:tcBorders>
            <w:shd w:val="clear" w:color="auto" w:fill="auto"/>
            <w:tcMar>
              <w:left w:w="28" w:type="dxa"/>
              <w:right w:w="28" w:type="dxa"/>
            </w:tcMar>
          </w:tcPr>
          <w:p w14:paraId="51AEED27"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19.52 </w:t>
            </w:r>
          </w:p>
          <w:p w14:paraId="3ECCD679"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27.46 </w:t>
            </w:r>
          </w:p>
          <w:p w14:paraId="534CA99C"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47.87 </w:t>
            </w:r>
          </w:p>
          <w:p w14:paraId="3F13B4B7" w14:textId="77777777" w:rsidR="00D94AF7" w:rsidRPr="00477DBE" w:rsidRDefault="00D94AF7" w:rsidP="00A458F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22.56</w:t>
            </w:r>
          </w:p>
        </w:tc>
        <w:tc>
          <w:tcPr>
            <w:tcW w:w="789" w:type="dxa"/>
            <w:tcBorders>
              <w:top w:val="single" w:sz="4" w:space="0" w:color="auto"/>
              <w:bottom w:val="single" w:sz="4" w:space="0" w:color="auto"/>
            </w:tcBorders>
            <w:shd w:val="clear" w:color="auto" w:fill="auto"/>
            <w:tcMar>
              <w:left w:w="28" w:type="dxa"/>
              <w:right w:w="28" w:type="dxa"/>
            </w:tcMar>
          </w:tcPr>
          <w:p w14:paraId="7208B1A9"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0.61 </w:t>
            </w:r>
          </w:p>
          <w:p w14:paraId="529490C9"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0.45 </w:t>
            </w:r>
          </w:p>
          <w:p w14:paraId="28835A8B"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0.04 </w:t>
            </w:r>
          </w:p>
          <w:p w14:paraId="52355312" w14:textId="77777777" w:rsidR="00D94AF7" w:rsidRPr="00477DBE" w:rsidRDefault="00D94AF7" w:rsidP="00A458F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0.55</w:t>
            </w:r>
          </w:p>
        </w:tc>
        <w:tc>
          <w:tcPr>
            <w:tcW w:w="789" w:type="dxa"/>
            <w:tcBorders>
              <w:top w:val="single" w:sz="4" w:space="0" w:color="auto"/>
              <w:bottom w:val="single" w:sz="4" w:space="0" w:color="auto"/>
            </w:tcBorders>
            <w:shd w:val="clear" w:color="auto" w:fill="auto"/>
            <w:tcMar>
              <w:left w:w="28" w:type="dxa"/>
              <w:right w:w="28" w:type="dxa"/>
            </w:tcMar>
          </w:tcPr>
          <w:p w14:paraId="62C0CBCE"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0.52 </w:t>
            </w:r>
          </w:p>
          <w:p w14:paraId="195777C1"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0.61 </w:t>
            </w:r>
          </w:p>
          <w:p w14:paraId="4B99D964"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0.02 </w:t>
            </w:r>
          </w:p>
          <w:p w14:paraId="6835A698" w14:textId="77777777" w:rsidR="00D94AF7" w:rsidRPr="00477DBE" w:rsidRDefault="00D94AF7" w:rsidP="00A458F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0.46</w:t>
            </w:r>
          </w:p>
        </w:tc>
        <w:tc>
          <w:tcPr>
            <w:tcW w:w="790" w:type="dxa"/>
            <w:tcBorders>
              <w:top w:val="single" w:sz="4" w:space="0" w:color="auto"/>
              <w:bottom w:val="single" w:sz="4" w:space="0" w:color="auto"/>
            </w:tcBorders>
            <w:shd w:val="clear" w:color="auto" w:fill="auto"/>
            <w:tcMar>
              <w:left w:w="28" w:type="dxa"/>
              <w:right w:w="28" w:type="dxa"/>
            </w:tcMar>
          </w:tcPr>
          <w:p w14:paraId="6D450A2E"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20.83 </w:t>
            </w:r>
          </w:p>
          <w:p w14:paraId="0CA4754F"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24.77 </w:t>
            </w:r>
          </w:p>
          <w:p w14:paraId="1C350F13"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64.50 </w:t>
            </w:r>
          </w:p>
          <w:p w14:paraId="3A90084C" w14:textId="77777777" w:rsidR="00D94AF7" w:rsidRPr="00477DBE" w:rsidRDefault="00D94AF7" w:rsidP="00A458F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32.29</w:t>
            </w:r>
          </w:p>
        </w:tc>
        <w:tc>
          <w:tcPr>
            <w:tcW w:w="789" w:type="dxa"/>
            <w:tcBorders>
              <w:top w:val="single" w:sz="4" w:space="0" w:color="auto"/>
              <w:bottom w:val="single" w:sz="4" w:space="0" w:color="auto"/>
            </w:tcBorders>
            <w:shd w:val="clear" w:color="auto" w:fill="auto"/>
            <w:tcMar>
              <w:left w:w="28" w:type="dxa"/>
              <w:right w:w="28" w:type="dxa"/>
            </w:tcMar>
          </w:tcPr>
          <w:p w14:paraId="429B0E85"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0.66 </w:t>
            </w:r>
          </w:p>
          <w:p w14:paraId="5188E606"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0.59 </w:t>
            </w:r>
          </w:p>
          <w:p w14:paraId="0BED48A1"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-0.07 </w:t>
            </w:r>
          </w:p>
          <w:p w14:paraId="2907F0CD" w14:textId="77777777" w:rsidR="00D94AF7" w:rsidRPr="00477DBE" w:rsidRDefault="00D94AF7" w:rsidP="00A458F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0.47</w:t>
            </w:r>
          </w:p>
        </w:tc>
        <w:tc>
          <w:tcPr>
            <w:tcW w:w="790" w:type="dxa"/>
            <w:tcBorders>
              <w:top w:val="single" w:sz="4" w:space="0" w:color="auto"/>
              <w:bottom w:val="single" w:sz="4" w:space="0" w:color="auto"/>
            </w:tcBorders>
            <w:shd w:val="clear" w:color="auto" w:fill="auto"/>
            <w:tcMar>
              <w:left w:w="28" w:type="dxa"/>
              <w:right w:w="28" w:type="dxa"/>
            </w:tcMar>
          </w:tcPr>
          <w:p w14:paraId="30ADB7AC"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0.04 </w:t>
            </w:r>
          </w:p>
          <w:p w14:paraId="136C1B1A"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0.07 </w:t>
            </w:r>
          </w:p>
          <w:p w14:paraId="35587137"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0.03 </w:t>
            </w:r>
          </w:p>
          <w:p w14:paraId="1CFC0A5F" w14:textId="77777777" w:rsidR="00D94AF7" w:rsidRPr="00477DBE" w:rsidRDefault="00D94AF7" w:rsidP="00A458F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0.00</w:t>
            </w:r>
          </w:p>
        </w:tc>
        <w:tc>
          <w:tcPr>
            <w:tcW w:w="789" w:type="dxa"/>
            <w:tcBorders>
              <w:top w:val="single" w:sz="4" w:space="0" w:color="auto"/>
              <w:bottom w:val="single" w:sz="4" w:space="0" w:color="auto"/>
            </w:tcBorders>
            <w:shd w:val="clear" w:color="auto" w:fill="auto"/>
            <w:tcMar>
              <w:left w:w="28" w:type="dxa"/>
              <w:right w:w="28" w:type="dxa"/>
            </w:tcMar>
            <w:hideMark/>
          </w:tcPr>
          <w:p w14:paraId="0C26AB9E" w14:textId="77777777" w:rsidR="00D94AF7" w:rsidRPr="001F7823" w:rsidRDefault="00D94AF7" w:rsidP="00A458F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40.80 </w:t>
            </w:r>
          </w:p>
          <w:p w14:paraId="42927C5A" w14:textId="77777777" w:rsidR="00D94AF7" w:rsidRPr="001F7823" w:rsidRDefault="00D94AF7" w:rsidP="00A458F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40.82 </w:t>
            </w:r>
          </w:p>
          <w:p w14:paraId="08B96C21" w14:textId="77777777" w:rsidR="00D94AF7" w:rsidRPr="001F7823" w:rsidRDefault="00D94AF7" w:rsidP="00A458F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50.73 </w:t>
            </w:r>
          </w:p>
          <w:p w14:paraId="4C75E2E3" w14:textId="77777777" w:rsidR="00D94AF7" w:rsidRPr="00477DBE" w:rsidRDefault="00D94AF7" w:rsidP="00A458F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48.26</w:t>
            </w:r>
          </w:p>
        </w:tc>
        <w:tc>
          <w:tcPr>
            <w:tcW w:w="790" w:type="dxa"/>
            <w:tcBorders>
              <w:top w:val="single" w:sz="4" w:space="0" w:color="auto"/>
              <w:bottom w:val="single" w:sz="4" w:space="0" w:color="auto"/>
            </w:tcBorders>
            <w:shd w:val="clear" w:color="auto" w:fill="auto"/>
            <w:tcMar>
              <w:left w:w="28" w:type="dxa"/>
              <w:right w:w="28" w:type="dxa"/>
            </w:tcMar>
          </w:tcPr>
          <w:p w14:paraId="618E0172" w14:textId="77777777" w:rsidR="00D94AF7" w:rsidRPr="001F7823" w:rsidRDefault="00D94AF7" w:rsidP="00A458F8">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0.14 </w:t>
            </w:r>
          </w:p>
          <w:p w14:paraId="1FDA4A3B" w14:textId="77777777" w:rsidR="00D94AF7" w:rsidRPr="001F7823" w:rsidRDefault="00D94AF7" w:rsidP="00A458F8">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0.14 </w:t>
            </w:r>
          </w:p>
          <w:p w14:paraId="145E8EC8" w14:textId="77777777" w:rsidR="00D94AF7" w:rsidRPr="001F7823" w:rsidRDefault="00D94AF7" w:rsidP="00A458F8">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-0.07 </w:t>
            </w:r>
          </w:p>
          <w:p w14:paraId="0A983DDD" w14:textId="77777777" w:rsidR="00D94AF7" w:rsidRPr="00477DBE" w:rsidRDefault="00D94AF7" w:rsidP="00A458F8">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-0.02 </w:t>
            </w:r>
          </w:p>
        </w:tc>
      </w:tr>
      <w:tr w:rsidR="00DF0437" w:rsidRPr="001D41A8" w14:paraId="366FB0D1" w14:textId="77777777" w:rsidTr="00DF0437">
        <w:trPr>
          <w:trHeight w:val="310"/>
        </w:trPr>
        <w:tc>
          <w:tcPr>
            <w:tcW w:w="1416" w:type="dxa"/>
            <w:tcBorders>
              <w:top w:val="single" w:sz="4" w:space="0" w:color="auto"/>
              <w:bottom w:val="single" w:sz="4" w:space="0" w:color="auto"/>
            </w:tcBorders>
            <w:shd w:val="clear" w:color="auto" w:fill="auto"/>
            <w:tcMar>
              <w:left w:w="28" w:type="dxa"/>
              <w:right w:w="28" w:type="dxa"/>
            </w:tcMar>
            <w:vAlign w:val="center"/>
            <w:hideMark/>
          </w:tcPr>
          <w:p w14:paraId="03E3FFCE" w14:textId="1832BE3F" w:rsidR="00D94AF7" w:rsidRPr="00477DBE" w:rsidRDefault="006841E8" w:rsidP="00A458F8">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Incomplete</w:t>
            </w:r>
          </w:p>
        </w:tc>
        <w:tc>
          <w:tcPr>
            <w:tcW w:w="2396" w:type="dxa"/>
            <w:tcBorders>
              <w:top w:val="single" w:sz="4" w:space="0" w:color="auto"/>
              <w:bottom w:val="single" w:sz="4" w:space="0" w:color="auto"/>
            </w:tcBorders>
            <w:shd w:val="clear" w:color="auto" w:fill="auto"/>
            <w:tcMar>
              <w:left w:w="28" w:type="dxa"/>
              <w:right w:w="28" w:type="dxa"/>
            </w:tcMar>
            <w:hideMark/>
          </w:tcPr>
          <w:p w14:paraId="5CD93AB5" w14:textId="77777777" w:rsidR="00D94AF7" w:rsidRPr="00477DBE" w:rsidRDefault="00D94AF7" w:rsidP="00A458F8">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AA</w:t>
            </w:r>
          </w:p>
          <w:p w14:paraId="14AE066D" w14:textId="77777777" w:rsidR="00D94AF7" w:rsidRPr="00477DBE" w:rsidRDefault="00D94AF7" w:rsidP="00A458F8">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UKD</w:t>
            </w:r>
          </w:p>
          <w:p w14:paraId="733940D0" w14:textId="77777777" w:rsidR="00D94AF7" w:rsidRPr="00477DBE" w:rsidRDefault="00D94AF7" w:rsidP="00A458F8">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UKNA</w:t>
            </w:r>
          </w:p>
          <w:p w14:paraId="767854C2" w14:textId="77777777" w:rsidR="00D94AF7" w:rsidRPr="00477DBE" w:rsidRDefault="00D94AF7" w:rsidP="00A458F8">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UKCA</w:t>
            </w:r>
          </w:p>
          <w:p w14:paraId="01589795" w14:textId="77777777" w:rsidR="00D94AF7" w:rsidRPr="00477DBE" w:rsidRDefault="00D94AF7" w:rsidP="00A458F8">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UKGA</w:t>
            </w:r>
          </w:p>
        </w:tc>
        <w:tc>
          <w:tcPr>
            <w:tcW w:w="637" w:type="dxa"/>
            <w:tcBorders>
              <w:top w:val="single" w:sz="4" w:space="0" w:color="auto"/>
              <w:bottom w:val="single" w:sz="4" w:space="0" w:color="auto"/>
            </w:tcBorders>
            <w:shd w:val="clear" w:color="auto" w:fill="auto"/>
            <w:tcMar>
              <w:left w:w="28" w:type="dxa"/>
              <w:right w:w="28" w:type="dxa"/>
            </w:tcMar>
            <w:hideMark/>
          </w:tcPr>
          <w:p w14:paraId="3EBBE168"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0.50 </w:t>
            </w:r>
          </w:p>
          <w:p w14:paraId="48C3280D"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0.52 </w:t>
            </w:r>
          </w:p>
          <w:p w14:paraId="01E454CA"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0.64 </w:t>
            </w:r>
          </w:p>
          <w:p w14:paraId="2F958999"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0.64 </w:t>
            </w:r>
          </w:p>
          <w:p w14:paraId="16CC7F9D" w14:textId="77777777" w:rsidR="00D94AF7" w:rsidRPr="00477DBE" w:rsidRDefault="00D94AF7" w:rsidP="00A458F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0.60</w:t>
            </w:r>
          </w:p>
        </w:tc>
        <w:tc>
          <w:tcPr>
            <w:tcW w:w="985" w:type="dxa"/>
            <w:tcBorders>
              <w:top w:val="single" w:sz="4" w:space="0" w:color="auto"/>
              <w:bottom w:val="single" w:sz="4" w:space="0" w:color="auto"/>
            </w:tcBorders>
            <w:shd w:val="clear" w:color="auto" w:fill="auto"/>
            <w:tcMar>
              <w:left w:w="28" w:type="dxa"/>
              <w:right w:w="28" w:type="dxa"/>
            </w:tcMar>
            <w:hideMark/>
          </w:tcPr>
          <w:p w14:paraId="3E486A06"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13.51 </w:t>
            </w:r>
          </w:p>
          <w:p w14:paraId="7B1846A9"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23.33 </w:t>
            </w:r>
          </w:p>
          <w:p w14:paraId="6D5BC378"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20.47 </w:t>
            </w:r>
          </w:p>
          <w:p w14:paraId="7466B905"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20.15 </w:t>
            </w:r>
          </w:p>
          <w:p w14:paraId="23D4DA59" w14:textId="77777777" w:rsidR="00D94AF7" w:rsidRPr="00477DBE" w:rsidRDefault="00D94AF7" w:rsidP="00A458F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23.14</w:t>
            </w:r>
          </w:p>
        </w:tc>
        <w:tc>
          <w:tcPr>
            <w:tcW w:w="994" w:type="dxa"/>
            <w:tcBorders>
              <w:top w:val="single" w:sz="4" w:space="0" w:color="auto"/>
              <w:bottom w:val="single" w:sz="4" w:space="0" w:color="auto"/>
            </w:tcBorders>
            <w:shd w:val="clear" w:color="auto" w:fill="auto"/>
            <w:tcMar>
              <w:left w:w="28" w:type="dxa"/>
              <w:right w:w="28" w:type="dxa"/>
            </w:tcMar>
            <w:hideMark/>
          </w:tcPr>
          <w:p w14:paraId="37C9409B"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0.73 </w:t>
            </w:r>
          </w:p>
          <w:p w14:paraId="3EC03D98"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0.55 </w:t>
            </w:r>
          </w:p>
          <w:p w14:paraId="7007CE67"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0.61 </w:t>
            </w:r>
          </w:p>
          <w:p w14:paraId="76862B9E"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0.62 </w:t>
            </w:r>
          </w:p>
          <w:p w14:paraId="14444350" w14:textId="77777777" w:rsidR="00D94AF7" w:rsidRPr="00477DBE" w:rsidRDefault="00D94AF7" w:rsidP="00A458F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0.55</w:t>
            </w:r>
          </w:p>
        </w:tc>
        <w:tc>
          <w:tcPr>
            <w:tcW w:w="789" w:type="dxa"/>
            <w:tcBorders>
              <w:top w:val="single" w:sz="4" w:space="0" w:color="auto"/>
              <w:bottom w:val="single" w:sz="4" w:space="0" w:color="auto"/>
            </w:tcBorders>
            <w:shd w:val="clear" w:color="auto" w:fill="auto"/>
            <w:tcMar>
              <w:left w:w="28" w:type="dxa"/>
              <w:right w:w="28" w:type="dxa"/>
            </w:tcMar>
            <w:hideMark/>
          </w:tcPr>
          <w:p w14:paraId="19D711BB"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0.42 </w:t>
            </w:r>
          </w:p>
          <w:p w14:paraId="6ACFF937"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0.49 </w:t>
            </w:r>
          </w:p>
          <w:p w14:paraId="47989B5B"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0.45 </w:t>
            </w:r>
          </w:p>
          <w:p w14:paraId="448CCCF2"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0.47 </w:t>
            </w:r>
          </w:p>
          <w:p w14:paraId="689F466A" w14:textId="77777777" w:rsidR="00D94AF7" w:rsidRPr="00477DBE" w:rsidRDefault="00D94AF7" w:rsidP="00A458F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0.44</w:t>
            </w:r>
          </w:p>
        </w:tc>
        <w:tc>
          <w:tcPr>
            <w:tcW w:w="790" w:type="dxa"/>
            <w:tcBorders>
              <w:top w:val="single" w:sz="4" w:space="0" w:color="auto"/>
              <w:bottom w:val="single" w:sz="4" w:space="0" w:color="auto"/>
            </w:tcBorders>
            <w:shd w:val="clear" w:color="auto" w:fill="auto"/>
            <w:tcMar>
              <w:left w:w="28" w:type="dxa"/>
              <w:right w:w="28" w:type="dxa"/>
            </w:tcMar>
          </w:tcPr>
          <w:p w14:paraId="415D3CEE"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20.91 </w:t>
            </w:r>
          </w:p>
          <w:p w14:paraId="30F749EF"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25.55 </w:t>
            </w:r>
          </w:p>
          <w:p w14:paraId="19DC16A4"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24.46 </w:t>
            </w:r>
          </w:p>
          <w:p w14:paraId="2B5D49A0"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24.70 </w:t>
            </w:r>
          </w:p>
          <w:p w14:paraId="34DE53DF" w14:textId="77777777" w:rsidR="00D94AF7" w:rsidRPr="00477DBE" w:rsidRDefault="00D94AF7" w:rsidP="00A458F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27.05</w:t>
            </w:r>
          </w:p>
        </w:tc>
        <w:tc>
          <w:tcPr>
            <w:tcW w:w="789" w:type="dxa"/>
            <w:tcBorders>
              <w:top w:val="single" w:sz="4" w:space="0" w:color="auto"/>
              <w:bottom w:val="single" w:sz="4" w:space="0" w:color="auto"/>
            </w:tcBorders>
            <w:shd w:val="clear" w:color="auto" w:fill="auto"/>
            <w:tcMar>
              <w:left w:w="28" w:type="dxa"/>
              <w:right w:w="28" w:type="dxa"/>
            </w:tcMar>
          </w:tcPr>
          <w:p w14:paraId="50445632"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0.58 </w:t>
            </w:r>
          </w:p>
          <w:p w14:paraId="68ABA13D"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0.49 </w:t>
            </w:r>
          </w:p>
          <w:p w14:paraId="1B55A2A4"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0.51 </w:t>
            </w:r>
          </w:p>
          <w:p w14:paraId="3F4D1C42"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0.50 </w:t>
            </w:r>
          </w:p>
          <w:p w14:paraId="0C41F00A" w14:textId="77777777" w:rsidR="00D94AF7" w:rsidRPr="00477DBE" w:rsidRDefault="00D94AF7" w:rsidP="00A458F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0.45</w:t>
            </w:r>
          </w:p>
        </w:tc>
        <w:tc>
          <w:tcPr>
            <w:tcW w:w="789" w:type="dxa"/>
            <w:tcBorders>
              <w:top w:val="single" w:sz="4" w:space="0" w:color="auto"/>
              <w:bottom w:val="single" w:sz="4" w:space="0" w:color="auto"/>
            </w:tcBorders>
            <w:shd w:val="clear" w:color="auto" w:fill="auto"/>
            <w:tcMar>
              <w:left w:w="28" w:type="dxa"/>
              <w:right w:w="28" w:type="dxa"/>
            </w:tcMar>
          </w:tcPr>
          <w:p w14:paraId="58A25DDD"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0.47 </w:t>
            </w:r>
          </w:p>
          <w:p w14:paraId="67F7C3E5"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0.50 </w:t>
            </w:r>
          </w:p>
          <w:p w14:paraId="27231583"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0.59 </w:t>
            </w:r>
          </w:p>
          <w:p w14:paraId="07FD1CF5"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0.47 </w:t>
            </w:r>
          </w:p>
          <w:p w14:paraId="144C98BB" w14:textId="77777777" w:rsidR="00D94AF7" w:rsidRPr="00477DBE" w:rsidRDefault="00D94AF7" w:rsidP="00A458F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0.55</w:t>
            </w:r>
          </w:p>
        </w:tc>
        <w:tc>
          <w:tcPr>
            <w:tcW w:w="790" w:type="dxa"/>
            <w:tcBorders>
              <w:top w:val="single" w:sz="4" w:space="0" w:color="auto"/>
              <w:bottom w:val="single" w:sz="4" w:space="0" w:color="auto"/>
            </w:tcBorders>
            <w:shd w:val="clear" w:color="auto" w:fill="auto"/>
            <w:tcMar>
              <w:left w:w="28" w:type="dxa"/>
              <w:right w:w="28" w:type="dxa"/>
            </w:tcMar>
          </w:tcPr>
          <w:p w14:paraId="598BFA79"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19.18 </w:t>
            </w:r>
          </w:p>
          <w:p w14:paraId="6A14EB2A"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30.26 </w:t>
            </w:r>
          </w:p>
          <w:p w14:paraId="3F8EAA16"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27.30 </w:t>
            </w:r>
          </w:p>
          <w:p w14:paraId="5F1FE32F"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34.30 </w:t>
            </w:r>
          </w:p>
          <w:p w14:paraId="655B7011" w14:textId="77777777" w:rsidR="00D94AF7" w:rsidRPr="00477DBE" w:rsidRDefault="00D94AF7" w:rsidP="00A458F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32.11</w:t>
            </w:r>
          </w:p>
        </w:tc>
        <w:tc>
          <w:tcPr>
            <w:tcW w:w="789" w:type="dxa"/>
            <w:tcBorders>
              <w:top w:val="single" w:sz="4" w:space="0" w:color="auto"/>
              <w:bottom w:val="single" w:sz="4" w:space="0" w:color="auto"/>
            </w:tcBorders>
            <w:shd w:val="clear" w:color="auto" w:fill="auto"/>
            <w:tcMar>
              <w:left w:w="28" w:type="dxa"/>
              <w:right w:w="28" w:type="dxa"/>
            </w:tcMar>
          </w:tcPr>
          <w:p w14:paraId="7FE72EE3"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0.68 </w:t>
            </w:r>
          </w:p>
          <w:p w14:paraId="62FEBE30"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0.50 </w:t>
            </w:r>
          </w:p>
          <w:p w14:paraId="61D31DDD"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0.55 </w:t>
            </w:r>
          </w:p>
          <w:p w14:paraId="7B2D8CBC"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0.43 </w:t>
            </w:r>
          </w:p>
          <w:p w14:paraId="1D7D0641" w14:textId="77777777" w:rsidR="00D94AF7" w:rsidRPr="00477DBE" w:rsidRDefault="00D94AF7" w:rsidP="00A458F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0.46</w:t>
            </w:r>
          </w:p>
        </w:tc>
        <w:tc>
          <w:tcPr>
            <w:tcW w:w="790" w:type="dxa"/>
            <w:tcBorders>
              <w:top w:val="single" w:sz="4" w:space="0" w:color="auto"/>
              <w:bottom w:val="single" w:sz="4" w:space="0" w:color="auto"/>
            </w:tcBorders>
            <w:shd w:val="clear" w:color="auto" w:fill="auto"/>
            <w:tcMar>
              <w:left w:w="28" w:type="dxa"/>
              <w:right w:w="28" w:type="dxa"/>
            </w:tcMar>
          </w:tcPr>
          <w:p w14:paraId="6065AC20"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0.03 </w:t>
            </w:r>
          </w:p>
          <w:p w14:paraId="37893087"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0.00 </w:t>
            </w:r>
          </w:p>
          <w:p w14:paraId="251769E9"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0.01 </w:t>
            </w:r>
          </w:p>
          <w:p w14:paraId="0E46D256"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0.00 </w:t>
            </w:r>
          </w:p>
          <w:p w14:paraId="4DFFD3AE" w14:textId="77777777" w:rsidR="00D94AF7" w:rsidRPr="00477DBE" w:rsidRDefault="00D94AF7" w:rsidP="00A458F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0.02</w:t>
            </w:r>
          </w:p>
        </w:tc>
        <w:tc>
          <w:tcPr>
            <w:tcW w:w="789" w:type="dxa"/>
            <w:tcBorders>
              <w:top w:val="single" w:sz="4" w:space="0" w:color="auto"/>
              <w:bottom w:val="single" w:sz="4" w:space="0" w:color="auto"/>
            </w:tcBorders>
            <w:shd w:val="clear" w:color="auto" w:fill="auto"/>
            <w:tcMar>
              <w:left w:w="28" w:type="dxa"/>
              <w:right w:w="28" w:type="dxa"/>
            </w:tcMar>
            <w:hideMark/>
          </w:tcPr>
          <w:p w14:paraId="6A689B04"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40.10 </w:t>
            </w:r>
          </w:p>
          <w:p w14:paraId="4A0FDC5E"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46.73 </w:t>
            </w:r>
          </w:p>
          <w:p w14:paraId="5D85DBE9"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46.57 </w:t>
            </w:r>
          </w:p>
          <w:p w14:paraId="73526AB5" w14:textId="77777777" w:rsidR="00D94AF7" w:rsidRPr="001F7823" w:rsidRDefault="00D94AF7" w:rsidP="00A458F8">
            <w:pPr>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48.23 </w:t>
            </w:r>
          </w:p>
          <w:p w14:paraId="3BD4A5A1" w14:textId="77777777" w:rsidR="00D94AF7" w:rsidRPr="00477DBE" w:rsidRDefault="00D94AF7" w:rsidP="00A458F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46.01</w:t>
            </w:r>
          </w:p>
        </w:tc>
        <w:tc>
          <w:tcPr>
            <w:tcW w:w="790" w:type="dxa"/>
            <w:tcBorders>
              <w:top w:val="single" w:sz="4" w:space="0" w:color="auto"/>
              <w:bottom w:val="single" w:sz="4" w:space="0" w:color="auto"/>
            </w:tcBorders>
            <w:shd w:val="clear" w:color="auto" w:fill="auto"/>
            <w:tcMar>
              <w:left w:w="28" w:type="dxa"/>
              <w:right w:w="28" w:type="dxa"/>
            </w:tcMar>
          </w:tcPr>
          <w:p w14:paraId="67E2DF56" w14:textId="77777777" w:rsidR="00D94AF7" w:rsidRPr="001F7823" w:rsidRDefault="00D94AF7" w:rsidP="00A458F8">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0.16 </w:t>
            </w:r>
          </w:p>
          <w:p w14:paraId="059EDBE2" w14:textId="77777777" w:rsidR="00D94AF7" w:rsidRPr="001F7823" w:rsidRDefault="00D94AF7" w:rsidP="00A458F8">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0.02 </w:t>
            </w:r>
          </w:p>
          <w:p w14:paraId="3A662752" w14:textId="77777777" w:rsidR="00D94AF7" w:rsidRPr="001F7823" w:rsidRDefault="00D94AF7" w:rsidP="00A458F8">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0.02 </w:t>
            </w:r>
          </w:p>
          <w:p w14:paraId="7BFF53CB" w14:textId="77777777" w:rsidR="00D94AF7" w:rsidRPr="001F7823" w:rsidRDefault="00D94AF7" w:rsidP="00A458F8">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-0.02 </w:t>
            </w:r>
          </w:p>
          <w:p w14:paraId="0D3E9F3D" w14:textId="77777777" w:rsidR="00D94AF7" w:rsidRPr="00477DBE" w:rsidRDefault="00D94AF7" w:rsidP="00A458F8">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0.03 </w:t>
            </w:r>
          </w:p>
        </w:tc>
      </w:tr>
      <w:tr w:rsidR="00D94AF7" w:rsidRPr="001D41A8" w14:paraId="087CCCAF" w14:textId="77777777" w:rsidTr="00DF043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6"/>
        </w:trPr>
        <w:tc>
          <w:tcPr>
            <w:tcW w:w="1416" w:type="dxa"/>
            <w:tcBorders>
              <w:top w:val="single" w:sz="4" w:space="0" w:color="auto"/>
              <w:left w:val="nil"/>
              <w:bottom w:val="nil"/>
              <w:right w:val="nil"/>
            </w:tcBorders>
          </w:tcPr>
          <w:p w14:paraId="75DF0A9A" w14:textId="77777777" w:rsidR="00D94AF7" w:rsidRPr="00477DBE" w:rsidRDefault="00D94AF7" w:rsidP="00A458F8">
            <w:pPr>
              <w:wordWrap/>
              <w:spacing w:line="480" w:lineRule="auto"/>
              <w:jc w:val="center"/>
              <w:rPr>
                <w:rFonts w:ascii="Times New Roman" w:hAnsi="Times New Roman" w:cs="Times New Roman"/>
                <w:sz w:val="24"/>
                <w:szCs w:val="24"/>
              </w:rPr>
            </w:pPr>
          </w:p>
        </w:tc>
        <w:tc>
          <w:tcPr>
            <w:tcW w:w="2396" w:type="dxa"/>
            <w:tcBorders>
              <w:top w:val="single" w:sz="4" w:space="0" w:color="auto"/>
              <w:left w:val="nil"/>
              <w:bottom w:val="nil"/>
              <w:right w:val="nil"/>
            </w:tcBorders>
          </w:tcPr>
          <w:p w14:paraId="08A6BD7F" w14:textId="77777777" w:rsidR="00D94AF7" w:rsidRPr="00477DBE" w:rsidRDefault="00D94AF7" w:rsidP="00A458F8">
            <w:pPr>
              <w:wordWrap/>
              <w:spacing w:line="480" w:lineRule="auto"/>
              <w:jc w:val="center"/>
              <w:rPr>
                <w:rFonts w:ascii="Times New Roman" w:hAnsi="Times New Roman" w:cs="Times New Roman"/>
                <w:sz w:val="24"/>
                <w:szCs w:val="24"/>
              </w:rPr>
            </w:pPr>
          </w:p>
        </w:tc>
        <w:tc>
          <w:tcPr>
            <w:tcW w:w="637" w:type="dxa"/>
            <w:tcBorders>
              <w:top w:val="single" w:sz="4" w:space="0" w:color="auto"/>
              <w:left w:val="nil"/>
              <w:bottom w:val="nil"/>
              <w:right w:val="nil"/>
            </w:tcBorders>
          </w:tcPr>
          <w:p w14:paraId="7FC054E0" w14:textId="77777777" w:rsidR="00D94AF7" w:rsidRPr="00477DBE" w:rsidRDefault="00D94AF7" w:rsidP="00A458F8">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ES</w:t>
            </w:r>
            <w:r>
              <w:rPr>
                <w:rFonts w:ascii="Times New Roman" w:hAnsi="Times New Roman" w:cs="Times New Roman"/>
                <w:sz w:val="24"/>
                <w:szCs w:val="24"/>
              </w:rPr>
              <w:t>5</w:t>
            </w:r>
          </w:p>
        </w:tc>
        <w:tc>
          <w:tcPr>
            <w:tcW w:w="985" w:type="dxa"/>
            <w:tcBorders>
              <w:top w:val="single" w:sz="4" w:space="0" w:color="auto"/>
              <w:left w:val="nil"/>
              <w:bottom w:val="nil"/>
              <w:right w:val="nil"/>
            </w:tcBorders>
          </w:tcPr>
          <w:p w14:paraId="108507DE" w14:textId="77777777" w:rsidR="00D94AF7" w:rsidRPr="00477DBE" w:rsidRDefault="00D94AF7" w:rsidP="00A458F8">
            <w:pPr>
              <w:wordWrap/>
              <w:spacing w:line="480" w:lineRule="auto"/>
              <w:jc w:val="center"/>
              <w:rPr>
                <w:rFonts w:ascii="Times New Roman" w:hAnsi="Times New Roman" w:cs="Times New Roman"/>
                <w:sz w:val="24"/>
                <w:szCs w:val="24"/>
              </w:rPr>
            </w:pPr>
          </w:p>
        </w:tc>
        <w:tc>
          <w:tcPr>
            <w:tcW w:w="994" w:type="dxa"/>
            <w:tcBorders>
              <w:top w:val="single" w:sz="4" w:space="0" w:color="auto"/>
              <w:left w:val="nil"/>
              <w:bottom w:val="nil"/>
              <w:right w:val="nil"/>
            </w:tcBorders>
          </w:tcPr>
          <w:p w14:paraId="5A8B981A" w14:textId="77777777" w:rsidR="00D94AF7" w:rsidRPr="00477DBE" w:rsidRDefault="00D94AF7" w:rsidP="00A458F8">
            <w:pPr>
              <w:wordWrap/>
              <w:spacing w:line="480" w:lineRule="auto"/>
              <w:jc w:val="center"/>
              <w:rPr>
                <w:rFonts w:ascii="Times New Roman" w:hAnsi="Times New Roman" w:cs="Times New Roman"/>
                <w:sz w:val="24"/>
                <w:szCs w:val="24"/>
              </w:rPr>
            </w:pPr>
          </w:p>
        </w:tc>
        <w:tc>
          <w:tcPr>
            <w:tcW w:w="789" w:type="dxa"/>
            <w:tcBorders>
              <w:top w:val="single" w:sz="4" w:space="0" w:color="auto"/>
              <w:left w:val="nil"/>
              <w:bottom w:val="nil"/>
              <w:right w:val="nil"/>
            </w:tcBorders>
          </w:tcPr>
          <w:p w14:paraId="38571016" w14:textId="77777777" w:rsidR="00D94AF7" w:rsidRPr="00477DBE" w:rsidRDefault="00D94AF7" w:rsidP="00A458F8">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ES</w:t>
            </w:r>
            <w:r>
              <w:rPr>
                <w:rFonts w:ascii="Times New Roman" w:hAnsi="Times New Roman" w:cs="Times New Roman"/>
                <w:sz w:val="24"/>
                <w:szCs w:val="24"/>
              </w:rPr>
              <w:t>6</w:t>
            </w:r>
          </w:p>
        </w:tc>
        <w:tc>
          <w:tcPr>
            <w:tcW w:w="790" w:type="dxa"/>
            <w:tcBorders>
              <w:top w:val="single" w:sz="4" w:space="0" w:color="auto"/>
              <w:left w:val="nil"/>
              <w:bottom w:val="nil"/>
              <w:right w:val="nil"/>
            </w:tcBorders>
          </w:tcPr>
          <w:p w14:paraId="7F10F262" w14:textId="77777777" w:rsidR="00D94AF7" w:rsidRPr="00477DBE" w:rsidRDefault="00D94AF7" w:rsidP="00A458F8">
            <w:pPr>
              <w:wordWrap/>
              <w:spacing w:line="480" w:lineRule="auto"/>
              <w:jc w:val="center"/>
              <w:rPr>
                <w:rFonts w:ascii="Times New Roman" w:hAnsi="Times New Roman" w:cs="Times New Roman"/>
                <w:sz w:val="24"/>
                <w:szCs w:val="24"/>
              </w:rPr>
            </w:pPr>
          </w:p>
        </w:tc>
        <w:tc>
          <w:tcPr>
            <w:tcW w:w="789" w:type="dxa"/>
            <w:tcBorders>
              <w:top w:val="single" w:sz="4" w:space="0" w:color="auto"/>
              <w:left w:val="nil"/>
              <w:bottom w:val="nil"/>
              <w:right w:val="nil"/>
            </w:tcBorders>
          </w:tcPr>
          <w:p w14:paraId="482F8400" w14:textId="77777777" w:rsidR="00D94AF7" w:rsidRPr="00477DBE" w:rsidRDefault="00D94AF7" w:rsidP="00A458F8">
            <w:pPr>
              <w:wordWrap/>
              <w:spacing w:line="480" w:lineRule="auto"/>
              <w:jc w:val="center"/>
              <w:rPr>
                <w:rFonts w:ascii="Times New Roman" w:hAnsi="Times New Roman" w:cs="Times New Roman"/>
                <w:sz w:val="24"/>
                <w:szCs w:val="24"/>
              </w:rPr>
            </w:pPr>
          </w:p>
        </w:tc>
        <w:tc>
          <w:tcPr>
            <w:tcW w:w="789" w:type="dxa"/>
            <w:tcBorders>
              <w:top w:val="single" w:sz="4" w:space="0" w:color="auto"/>
              <w:left w:val="nil"/>
              <w:bottom w:val="nil"/>
              <w:right w:val="nil"/>
            </w:tcBorders>
          </w:tcPr>
          <w:p w14:paraId="61E7CB24" w14:textId="77777777" w:rsidR="00D94AF7" w:rsidRPr="00477DBE" w:rsidRDefault="00D94AF7" w:rsidP="00A458F8">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ES</w:t>
            </w:r>
            <w:r>
              <w:rPr>
                <w:rFonts w:ascii="Times New Roman" w:hAnsi="Times New Roman" w:cs="Times New Roman"/>
                <w:sz w:val="24"/>
                <w:szCs w:val="24"/>
              </w:rPr>
              <w:t>7</w:t>
            </w:r>
          </w:p>
        </w:tc>
        <w:tc>
          <w:tcPr>
            <w:tcW w:w="790" w:type="dxa"/>
            <w:tcBorders>
              <w:top w:val="single" w:sz="4" w:space="0" w:color="auto"/>
              <w:left w:val="nil"/>
              <w:bottom w:val="nil"/>
              <w:right w:val="nil"/>
            </w:tcBorders>
          </w:tcPr>
          <w:p w14:paraId="14690770" w14:textId="77777777" w:rsidR="00D94AF7" w:rsidRPr="00477DBE" w:rsidRDefault="00D94AF7" w:rsidP="00A458F8">
            <w:pPr>
              <w:wordWrap/>
              <w:spacing w:line="480" w:lineRule="auto"/>
              <w:jc w:val="center"/>
              <w:rPr>
                <w:rFonts w:ascii="Times New Roman" w:hAnsi="Times New Roman" w:cs="Times New Roman"/>
                <w:sz w:val="24"/>
                <w:szCs w:val="24"/>
              </w:rPr>
            </w:pPr>
          </w:p>
        </w:tc>
        <w:tc>
          <w:tcPr>
            <w:tcW w:w="789" w:type="dxa"/>
            <w:tcBorders>
              <w:top w:val="single" w:sz="4" w:space="0" w:color="auto"/>
              <w:left w:val="nil"/>
              <w:bottom w:val="nil"/>
              <w:right w:val="nil"/>
            </w:tcBorders>
          </w:tcPr>
          <w:p w14:paraId="1C4F019F" w14:textId="77777777" w:rsidR="00D94AF7" w:rsidRPr="00477DBE" w:rsidRDefault="00D94AF7" w:rsidP="00A458F8">
            <w:pPr>
              <w:wordWrap/>
              <w:spacing w:line="480" w:lineRule="auto"/>
              <w:jc w:val="center"/>
              <w:rPr>
                <w:rFonts w:ascii="Times New Roman" w:hAnsi="Times New Roman" w:cs="Times New Roman"/>
                <w:sz w:val="24"/>
                <w:szCs w:val="24"/>
              </w:rPr>
            </w:pPr>
          </w:p>
        </w:tc>
        <w:tc>
          <w:tcPr>
            <w:tcW w:w="790" w:type="dxa"/>
            <w:tcBorders>
              <w:top w:val="single" w:sz="4" w:space="0" w:color="auto"/>
              <w:left w:val="nil"/>
              <w:bottom w:val="nil"/>
              <w:right w:val="nil"/>
            </w:tcBorders>
          </w:tcPr>
          <w:p w14:paraId="1DFDF181" w14:textId="77777777" w:rsidR="00D94AF7" w:rsidRPr="00477DBE" w:rsidRDefault="00D94AF7" w:rsidP="00A458F8">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ES</w:t>
            </w:r>
            <w:r>
              <w:rPr>
                <w:rFonts w:ascii="Times New Roman" w:hAnsi="Times New Roman" w:cs="Times New Roman"/>
                <w:sz w:val="24"/>
                <w:szCs w:val="24"/>
              </w:rPr>
              <w:t>8</w:t>
            </w:r>
          </w:p>
        </w:tc>
        <w:tc>
          <w:tcPr>
            <w:tcW w:w="789" w:type="dxa"/>
            <w:tcBorders>
              <w:top w:val="single" w:sz="4" w:space="0" w:color="auto"/>
              <w:left w:val="nil"/>
              <w:bottom w:val="nil"/>
              <w:right w:val="nil"/>
            </w:tcBorders>
          </w:tcPr>
          <w:p w14:paraId="322692F1" w14:textId="77777777" w:rsidR="00D94AF7" w:rsidRPr="00477DBE" w:rsidRDefault="00D94AF7" w:rsidP="00A458F8">
            <w:pPr>
              <w:wordWrap/>
              <w:spacing w:line="480" w:lineRule="auto"/>
              <w:jc w:val="center"/>
              <w:rPr>
                <w:rFonts w:ascii="Times New Roman" w:hAnsi="Times New Roman" w:cs="Times New Roman"/>
                <w:sz w:val="24"/>
                <w:szCs w:val="24"/>
              </w:rPr>
            </w:pPr>
          </w:p>
        </w:tc>
        <w:tc>
          <w:tcPr>
            <w:tcW w:w="790" w:type="dxa"/>
            <w:tcBorders>
              <w:top w:val="single" w:sz="4" w:space="0" w:color="auto"/>
              <w:left w:val="nil"/>
              <w:bottom w:val="nil"/>
              <w:right w:val="nil"/>
            </w:tcBorders>
          </w:tcPr>
          <w:p w14:paraId="0CE0006B" w14:textId="77777777" w:rsidR="00D94AF7" w:rsidRPr="00477DBE" w:rsidRDefault="00D94AF7" w:rsidP="00A458F8">
            <w:pPr>
              <w:wordWrap/>
              <w:spacing w:line="480" w:lineRule="auto"/>
              <w:jc w:val="center"/>
              <w:rPr>
                <w:rFonts w:ascii="Times New Roman" w:hAnsi="Times New Roman" w:cs="Times New Roman"/>
                <w:sz w:val="24"/>
                <w:szCs w:val="24"/>
              </w:rPr>
            </w:pPr>
          </w:p>
        </w:tc>
      </w:tr>
      <w:tr w:rsidR="00D94AF7" w:rsidRPr="001D41A8" w14:paraId="5D5DAF26" w14:textId="77777777" w:rsidTr="00DF043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6"/>
        </w:trPr>
        <w:tc>
          <w:tcPr>
            <w:tcW w:w="1416" w:type="dxa"/>
            <w:tcBorders>
              <w:top w:val="nil"/>
              <w:left w:val="nil"/>
              <w:bottom w:val="single" w:sz="4" w:space="0" w:color="auto"/>
              <w:right w:val="nil"/>
            </w:tcBorders>
          </w:tcPr>
          <w:p w14:paraId="36C517D0" w14:textId="4047BB15" w:rsidR="00D94AF7" w:rsidRPr="00477DBE" w:rsidRDefault="006841E8" w:rsidP="00A458F8">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Address</w:t>
            </w:r>
          </w:p>
        </w:tc>
        <w:tc>
          <w:tcPr>
            <w:tcW w:w="2396" w:type="dxa"/>
            <w:tcBorders>
              <w:top w:val="nil"/>
              <w:left w:val="nil"/>
              <w:bottom w:val="single" w:sz="4" w:space="0" w:color="auto"/>
              <w:right w:val="nil"/>
            </w:tcBorders>
          </w:tcPr>
          <w:p w14:paraId="422F4FEB" w14:textId="75842EE4" w:rsidR="00D94AF7" w:rsidRPr="00477DBE" w:rsidRDefault="00D94AF7">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Exposure prediction</w:t>
            </w:r>
          </w:p>
        </w:tc>
        <w:tc>
          <w:tcPr>
            <w:tcW w:w="637" w:type="dxa"/>
            <w:tcBorders>
              <w:top w:val="nil"/>
              <w:left w:val="nil"/>
              <w:bottom w:val="single" w:sz="4" w:space="0" w:color="auto"/>
              <w:right w:val="nil"/>
            </w:tcBorders>
          </w:tcPr>
          <w:p w14:paraId="2C19BD8B" w14:textId="6B07D171" w:rsidR="00D94AF7" w:rsidRPr="00402799" w:rsidRDefault="00D94AF7">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R</w:t>
            </w:r>
          </w:p>
        </w:tc>
        <w:tc>
          <w:tcPr>
            <w:tcW w:w="985" w:type="dxa"/>
            <w:tcBorders>
              <w:top w:val="nil"/>
              <w:left w:val="nil"/>
              <w:bottom w:val="single" w:sz="4" w:space="0" w:color="auto"/>
              <w:right w:val="nil"/>
            </w:tcBorders>
          </w:tcPr>
          <w:p w14:paraId="728948CC" w14:textId="25FADC8E" w:rsidR="00D94AF7" w:rsidRPr="00402799" w:rsidRDefault="00D94AF7">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Inter</w:t>
            </w:r>
          </w:p>
        </w:tc>
        <w:tc>
          <w:tcPr>
            <w:tcW w:w="994" w:type="dxa"/>
            <w:tcBorders>
              <w:top w:val="nil"/>
              <w:left w:val="nil"/>
              <w:bottom w:val="single" w:sz="4" w:space="0" w:color="auto"/>
              <w:right w:val="nil"/>
            </w:tcBorders>
          </w:tcPr>
          <w:p w14:paraId="17BAA902" w14:textId="23EBFAD8" w:rsidR="00D94AF7" w:rsidRPr="00402799" w:rsidRDefault="00D94AF7">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Slope</w:t>
            </w:r>
          </w:p>
        </w:tc>
        <w:tc>
          <w:tcPr>
            <w:tcW w:w="789" w:type="dxa"/>
            <w:tcBorders>
              <w:top w:val="nil"/>
              <w:left w:val="nil"/>
              <w:bottom w:val="single" w:sz="4" w:space="0" w:color="auto"/>
              <w:right w:val="nil"/>
            </w:tcBorders>
          </w:tcPr>
          <w:p w14:paraId="6EF25E9B" w14:textId="77777777" w:rsidR="00D94AF7" w:rsidRPr="00402799" w:rsidRDefault="00D94AF7" w:rsidP="00A458F8">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R</w:t>
            </w:r>
          </w:p>
        </w:tc>
        <w:tc>
          <w:tcPr>
            <w:tcW w:w="790" w:type="dxa"/>
            <w:tcBorders>
              <w:top w:val="nil"/>
              <w:left w:val="nil"/>
              <w:bottom w:val="single" w:sz="4" w:space="0" w:color="auto"/>
              <w:right w:val="nil"/>
            </w:tcBorders>
          </w:tcPr>
          <w:p w14:paraId="632458F1" w14:textId="77777777" w:rsidR="00D94AF7" w:rsidRPr="00402799" w:rsidRDefault="00D94AF7" w:rsidP="00A458F8">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Inter</w:t>
            </w:r>
          </w:p>
        </w:tc>
        <w:tc>
          <w:tcPr>
            <w:tcW w:w="789" w:type="dxa"/>
            <w:tcBorders>
              <w:top w:val="nil"/>
              <w:left w:val="nil"/>
              <w:bottom w:val="single" w:sz="4" w:space="0" w:color="auto"/>
              <w:right w:val="nil"/>
            </w:tcBorders>
          </w:tcPr>
          <w:p w14:paraId="0475007A" w14:textId="77777777" w:rsidR="00D94AF7" w:rsidRPr="00402799" w:rsidRDefault="00D94AF7" w:rsidP="00A458F8">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Slope</w:t>
            </w:r>
          </w:p>
        </w:tc>
        <w:tc>
          <w:tcPr>
            <w:tcW w:w="789" w:type="dxa"/>
            <w:tcBorders>
              <w:top w:val="nil"/>
              <w:left w:val="nil"/>
              <w:bottom w:val="single" w:sz="4" w:space="0" w:color="auto"/>
              <w:right w:val="nil"/>
            </w:tcBorders>
          </w:tcPr>
          <w:p w14:paraId="17A00384" w14:textId="77777777" w:rsidR="00D94AF7" w:rsidRPr="00402799" w:rsidRDefault="00D94AF7" w:rsidP="00A458F8">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R</w:t>
            </w:r>
          </w:p>
        </w:tc>
        <w:tc>
          <w:tcPr>
            <w:tcW w:w="790" w:type="dxa"/>
            <w:tcBorders>
              <w:top w:val="nil"/>
              <w:left w:val="nil"/>
              <w:bottom w:val="single" w:sz="4" w:space="0" w:color="auto"/>
              <w:right w:val="nil"/>
            </w:tcBorders>
          </w:tcPr>
          <w:p w14:paraId="70B3A575" w14:textId="77777777" w:rsidR="00D94AF7" w:rsidRPr="00402799" w:rsidRDefault="00D94AF7" w:rsidP="00A458F8">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Inter</w:t>
            </w:r>
          </w:p>
        </w:tc>
        <w:tc>
          <w:tcPr>
            <w:tcW w:w="789" w:type="dxa"/>
            <w:tcBorders>
              <w:top w:val="nil"/>
              <w:left w:val="nil"/>
              <w:bottom w:val="single" w:sz="4" w:space="0" w:color="auto"/>
              <w:right w:val="nil"/>
            </w:tcBorders>
          </w:tcPr>
          <w:p w14:paraId="36DF76C9" w14:textId="77777777" w:rsidR="00D94AF7" w:rsidRPr="00402799" w:rsidRDefault="00D94AF7" w:rsidP="00A458F8">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Slope</w:t>
            </w:r>
          </w:p>
        </w:tc>
        <w:tc>
          <w:tcPr>
            <w:tcW w:w="790" w:type="dxa"/>
            <w:tcBorders>
              <w:top w:val="nil"/>
              <w:left w:val="nil"/>
              <w:bottom w:val="single" w:sz="4" w:space="0" w:color="auto"/>
              <w:right w:val="nil"/>
            </w:tcBorders>
          </w:tcPr>
          <w:p w14:paraId="35DCCB78" w14:textId="77777777" w:rsidR="00D94AF7" w:rsidRPr="00402799" w:rsidRDefault="00D94AF7" w:rsidP="00A458F8">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R</w:t>
            </w:r>
          </w:p>
        </w:tc>
        <w:tc>
          <w:tcPr>
            <w:tcW w:w="789" w:type="dxa"/>
            <w:tcBorders>
              <w:top w:val="nil"/>
              <w:left w:val="nil"/>
              <w:bottom w:val="single" w:sz="4" w:space="0" w:color="auto"/>
              <w:right w:val="nil"/>
            </w:tcBorders>
          </w:tcPr>
          <w:p w14:paraId="72769B40" w14:textId="77777777" w:rsidR="00D94AF7" w:rsidRPr="00402799" w:rsidRDefault="00D94AF7" w:rsidP="00A458F8">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Inter</w:t>
            </w:r>
          </w:p>
        </w:tc>
        <w:tc>
          <w:tcPr>
            <w:tcW w:w="790" w:type="dxa"/>
            <w:tcBorders>
              <w:top w:val="nil"/>
              <w:left w:val="nil"/>
              <w:bottom w:val="single" w:sz="4" w:space="0" w:color="auto"/>
              <w:right w:val="nil"/>
            </w:tcBorders>
          </w:tcPr>
          <w:p w14:paraId="4B2ECC3A" w14:textId="77777777" w:rsidR="00D94AF7" w:rsidRPr="00402799" w:rsidRDefault="00D94AF7" w:rsidP="00A458F8">
            <w:pPr>
              <w:wordWrap/>
              <w:spacing w:line="480" w:lineRule="auto"/>
              <w:jc w:val="center"/>
              <w:rPr>
                <w:rFonts w:ascii="Times New Roman" w:hAnsi="Times New Roman" w:cs="Times New Roman"/>
                <w:sz w:val="24"/>
                <w:szCs w:val="24"/>
              </w:rPr>
            </w:pPr>
            <w:r w:rsidRPr="00402799">
              <w:rPr>
                <w:rFonts w:ascii="Times New Roman" w:hAnsi="Times New Roman" w:cs="Times New Roman"/>
                <w:sz w:val="24"/>
                <w:szCs w:val="24"/>
              </w:rPr>
              <w:t>Slope</w:t>
            </w:r>
          </w:p>
        </w:tc>
      </w:tr>
      <w:tr w:rsidR="006841E8" w:rsidRPr="001D41A8" w14:paraId="08E488C7" w14:textId="77777777" w:rsidTr="00DF043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8"/>
        </w:trPr>
        <w:tc>
          <w:tcPr>
            <w:tcW w:w="1416" w:type="dxa"/>
            <w:tcBorders>
              <w:top w:val="single" w:sz="4" w:space="0" w:color="auto"/>
              <w:left w:val="nil"/>
              <w:bottom w:val="single" w:sz="4" w:space="0" w:color="auto"/>
              <w:right w:val="nil"/>
            </w:tcBorders>
            <w:vAlign w:val="center"/>
            <w:hideMark/>
          </w:tcPr>
          <w:p w14:paraId="6E153C17" w14:textId="2081FA9E" w:rsidR="006841E8" w:rsidRPr="00477DBE" w:rsidRDefault="006841E8" w:rsidP="006841E8">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Complete</w:t>
            </w:r>
          </w:p>
        </w:tc>
        <w:tc>
          <w:tcPr>
            <w:tcW w:w="2396" w:type="dxa"/>
            <w:tcBorders>
              <w:top w:val="single" w:sz="4" w:space="0" w:color="auto"/>
              <w:left w:val="nil"/>
              <w:bottom w:val="single" w:sz="4" w:space="0" w:color="auto"/>
              <w:right w:val="nil"/>
            </w:tcBorders>
            <w:hideMark/>
          </w:tcPr>
          <w:p w14:paraId="3FAF1ECA" w14:textId="77777777" w:rsidR="006841E8" w:rsidRDefault="006841E8" w:rsidP="006841E8">
            <w:pPr>
              <w:wordWrap/>
              <w:spacing w:line="480" w:lineRule="auto"/>
              <w:jc w:val="center"/>
              <w:rPr>
                <w:rFonts w:ascii="Times New Roman" w:hAnsi="Times New Roman" w:cs="Times New Roman"/>
                <w:sz w:val="24"/>
                <w:szCs w:val="24"/>
              </w:rPr>
            </w:pPr>
            <w:r>
              <w:rPr>
                <w:rFonts w:ascii="Times New Roman" w:hAnsi="Times New Roman" w:cs="Times New Roman" w:hint="eastAsia"/>
                <w:sz w:val="24"/>
                <w:szCs w:val="24"/>
              </w:rPr>
              <w:t>NM</w:t>
            </w:r>
          </w:p>
          <w:p w14:paraId="3C3CFC88" w14:textId="77777777" w:rsidR="006841E8" w:rsidRDefault="006841E8" w:rsidP="006841E8">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IDWA</w:t>
            </w:r>
          </w:p>
          <w:p w14:paraId="0AB0BC62" w14:textId="77777777" w:rsidR="006841E8" w:rsidRDefault="006841E8" w:rsidP="006841E8">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LUR</w:t>
            </w:r>
          </w:p>
          <w:p w14:paraId="3937C050" w14:textId="77777777" w:rsidR="006841E8" w:rsidRPr="00477DBE" w:rsidRDefault="006841E8" w:rsidP="006841E8">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UK</w:t>
            </w:r>
          </w:p>
        </w:tc>
        <w:tc>
          <w:tcPr>
            <w:tcW w:w="637" w:type="dxa"/>
            <w:tcBorders>
              <w:top w:val="single" w:sz="4" w:space="0" w:color="auto"/>
              <w:left w:val="nil"/>
              <w:bottom w:val="single" w:sz="4" w:space="0" w:color="auto"/>
              <w:right w:val="nil"/>
            </w:tcBorders>
          </w:tcPr>
          <w:p w14:paraId="2AD98632" w14:textId="77777777" w:rsidR="006841E8" w:rsidRPr="001F7823" w:rsidRDefault="006841E8" w:rsidP="006841E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0.30 </w:t>
            </w:r>
          </w:p>
          <w:p w14:paraId="75FDEA6D" w14:textId="77777777" w:rsidR="006841E8" w:rsidRPr="001F7823" w:rsidRDefault="006841E8" w:rsidP="006841E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0.21 </w:t>
            </w:r>
          </w:p>
          <w:p w14:paraId="291755A1" w14:textId="77777777" w:rsidR="006841E8" w:rsidRPr="001F7823" w:rsidRDefault="006841E8" w:rsidP="006841E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0.36 </w:t>
            </w:r>
          </w:p>
          <w:p w14:paraId="7F3CC90B" w14:textId="77777777" w:rsidR="006841E8" w:rsidRPr="00477DBE" w:rsidRDefault="006841E8" w:rsidP="006841E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0.37</w:t>
            </w:r>
          </w:p>
        </w:tc>
        <w:tc>
          <w:tcPr>
            <w:tcW w:w="985" w:type="dxa"/>
            <w:tcBorders>
              <w:top w:val="single" w:sz="4" w:space="0" w:color="auto"/>
              <w:left w:val="nil"/>
              <w:bottom w:val="single" w:sz="4" w:space="0" w:color="auto"/>
              <w:right w:val="nil"/>
            </w:tcBorders>
          </w:tcPr>
          <w:p w14:paraId="59F996BE" w14:textId="77777777" w:rsidR="006841E8" w:rsidRPr="001F7823" w:rsidRDefault="006841E8" w:rsidP="006841E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22.39 </w:t>
            </w:r>
          </w:p>
          <w:p w14:paraId="5718D8A7" w14:textId="77777777" w:rsidR="006841E8" w:rsidRPr="001F7823" w:rsidRDefault="006841E8" w:rsidP="006841E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39.61 </w:t>
            </w:r>
          </w:p>
          <w:p w14:paraId="6F3C7281" w14:textId="77777777" w:rsidR="006841E8" w:rsidRPr="001F7823" w:rsidRDefault="006841E8" w:rsidP="006841E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26.58 </w:t>
            </w:r>
          </w:p>
          <w:p w14:paraId="7D01B805" w14:textId="77777777" w:rsidR="006841E8" w:rsidRPr="00477DBE" w:rsidRDefault="006841E8" w:rsidP="006841E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25.99</w:t>
            </w:r>
          </w:p>
        </w:tc>
        <w:tc>
          <w:tcPr>
            <w:tcW w:w="994" w:type="dxa"/>
            <w:tcBorders>
              <w:top w:val="single" w:sz="4" w:space="0" w:color="auto"/>
              <w:left w:val="nil"/>
              <w:bottom w:val="single" w:sz="4" w:space="0" w:color="auto"/>
              <w:right w:val="nil"/>
            </w:tcBorders>
          </w:tcPr>
          <w:p w14:paraId="45FD8D14" w14:textId="77777777" w:rsidR="006841E8" w:rsidRPr="001F7823" w:rsidRDefault="006841E8" w:rsidP="006841E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0.55 </w:t>
            </w:r>
          </w:p>
          <w:p w14:paraId="2B1A1C72" w14:textId="77777777" w:rsidR="006841E8" w:rsidRPr="001F7823" w:rsidRDefault="006841E8" w:rsidP="006841E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0.20 </w:t>
            </w:r>
          </w:p>
          <w:p w14:paraId="23C215A3" w14:textId="77777777" w:rsidR="006841E8" w:rsidRPr="001F7823" w:rsidRDefault="006841E8" w:rsidP="006841E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0.49 </w:t>
            </w:r>
          </w:p>
          <w:p w14:paraId="67C4C7FC" w14:textId="77777777" w:rsidR="006841E8" w:rsidRPr="00477DBE" w:rsidRDefault="006841E8" w:rsidP="006841E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0.50</w:t>
            </w:r>
          </w:p>
        </w:tc>
        <w:tc>
          <w:tcPr>
            <w:tcW w:w="789" w:type="dxa"/>
            <w:tcBorders>
              <w:top w:val="single" w:sz="4" w:space="0" w:color="auto"/>
              <w:left w:val="nil"/>
              <w:bottom w:val="single" w:sz="4" w:space="0" w:color="auto"/>
              <w:right w:val="nil"/>
            </w:tcBorders>
          </w:tcPr>
          <w:p w14:paraId="0338EA1D" w14:textId="77777777" w:rsidR="006841E8" w:rsidRPr="001F7823" w:rsidRDefault="006841E8" w:rsidP="006841E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0.18 </w:t>
            </w:r>
          </w:p>
          <w:p w14:paraId="397A0CAA" w14:textId="77777777" w:rsidR="006841E8" w:rsidRPr="001F7823" w:rsidRDefault="006841E8" w:rsidP="006841E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0.13 </w:t>
            </w:r>
          </w:p>
          <w:p w14:paraId="1A449D18" w14:textId="77777777" w:rsidR="006841E8" w:rsidRPr="001F7823" w:rsidRDefault="006841E8" w:rsidP="006841E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0.27 </w:t>
            </w:r>
          </w:p>
          <w:p w14:paraId="554B6933" w14:textId="77777777" w:rsidR="006841E8" w:rsidRPr="00477DBE" w:rsidRDefault="006841E8" w:rsidP="006841E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0.38</w:t>
            </w:r>
          </w:p>
        </w:tc>
        <w:tc>
          <w:tcPr>
            <w:tcW w:w="790" w:type="dxa"/>
            <w:tcBorders>
              <w:top w:val="single" w:sz="4" w:space="0" w:color="auto"/>
              <w:left w:val="nil"/>
              <w:bottom w:val="single" w:sz="4" w:space="0" w:color="auto"/>
              <w:right w:val="nil"/>
            </w:tcBorders>
          </w:tcPr>
          <w:p w14:paraId="490FAE4E" w14:textId="77777777" w:rsidR="006841E8" w:rsidRPr="001F7823" w:rsidRDefault="006841E8" w:rsidP="006841E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30.84 </w:t>
            </w:r>
          </w:p>
          <w:p w14:paraId="799ECBEF" w14:textId="77777777" w:rsidR="006841E8" w:rsidRPr="001F7823" w:rsidRDefault="006841E8" w:rsidP="006841E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41.87 </w:t>
            </w:r>
          </w:p>
          <w:p w14:paraId="5C029BB7" w14:textId="77777777" w:rsidR="006841E8" w:rsidRPr="001F7823" w:rsidRDefault="006841E8" w:rsidP="006841E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 xml:space="preserve">32.96 </w:t>
            </w:r>
          </w:p>
          <w:p w14:paraId="6B1C9A1D" w14:textId="77777777" w:rsidR="006841E8" w:rsidRPr="00477DBE" w:rsidRDefault="006841E8" w:rsidP="006841E8">
            <w:pPr>
              <w:wordWrap/>
              <w:spacing w:line="480" w:lineRule="auto"/>
              <w:jc w:val="center"/>
              <w:rPr>
                <w:rFonts w:ascii="Times New Roman" w:hAnsi="Times New Roman" w:cs="Times New Roman"/>
                <w:sz w:val="24"/>
                <w:szCs w:val="24"/>
              </w:rPr>
            </w:pPr>
            <w:r w:rsidRPr="001F7823">
              <w:rPr>
                <w:rFonts w:ascii="Times New Roman" w:hAnsi="Times New Roman" w:cs="Times New Roman"/>
                <w:sz w:val="24"/>
                <w:szCs w:val="24"/>
              </w:rPr>
              <w:t>28.44</w:t>
            </w:r>
          </w:p>
        </w:tc>
        <w:tc>
          <w:tcPr>
            <w:tcW w:w="789" w:type="dxa"/>
            <w:tcBorders>
              <w:top w:val="single" w:sz="4" w:space="0" w:color="auto"/>
              <w:left w:val="nil"/>
              <w:bottom w:val="single" w:sz="4" w:space="0" w:color="auto"/>
              <w:right w:val="nil"/>
            </w:tcBorders>
          </w:tcPr>
          <w:p w14:paraId="4351342F" w14:textId="77777777" w:rsidR="006841E8" w:rsidRPr="00667C85"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 xml:space="preserve">0.42 </w:t>
            </w:r>
          </w:p>
          <w:p w14:paraId="1D4BCD69" w14:textId="77777777" w:rsidR="006841E8" w:rsidRPr="00667C85"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 xml:space="preserve">0.20 </w:t>
            </w:r>
          </w:p>
          <w:p w14:paraId="001402ED" w14:textId="77777777" w:rsidR="006841E8" w:rsidRPr="00667C85"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 xml:space="preserve">0.38 </w:t>
            </w:r>
          </w:p>
          <w:p w14:paraId="1AC0E00B" w14:textId="77777777" w:rsidR="006841E8" w:rsidRPr="00477DBE"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0.47</w:t>
            </w:r>
          </w:p>
        </w:tc>
        <w:tc>
          <w:tcPr>
            <w:tcW w:w="789" w:type="dxa"/>
            <w:tcBorders>
              <w:top w:val="single" w:sz="4" w:space="0" w:color="auto"/>
              <w:left w:val="nil"/>
              <w:bottom w:val="single" w:sz="4" w:space="0" w:color="auto"/>
              <w:right w:val="nil"/>
            </w:tcBorders>
          </w:tcPr>
          <w:p w14:paraId="745FC456" w14:textId="77777777" w:rsidR="006841E8" w:rsidRPr="00667C85"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 xml:space="preserve">0.13 </w:t>
            </w:r>
          </w:p>
          <w:p w14:paraId="18FC0384" w14:textId="77777777" w:rsidR="006841E8" w:rsidRPr="00667C85"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 xml:space="preserve">0.14 </w:t>
            </w:r>
          </w:p>
          <w:p w14:paraId="171FA490" w14:textId="77777777" w:rsidR="006841E8" w:rsidRPr="00667C85"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 xml:space="preserve">0.65 </w:t>
            </w:r>
          </w:p>
          <w:p w14:paraId="33F8F856" w14:textId="77777777" w:rsidR="006841E8" w:rsidRPr="00477DBE"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0.67</w:t>
            </w:r>
          </w:p>
        </w:tc>
        <w:tc>
          <w:tcPr>
            <w:tcW w:w="790" w:type="dxa"/>
            <w:tcBorders>
              <w:top w:val="single" w:sz="4" w:space="0" w:color="auto"/>
              <w:left w:val="nil"/>
              <w:bottom w:val="single" w:sz="4" w:space="0" w:color="auto"/>
              <w:right w:val="nil"/>
            </w:tcBorders>
          </w:tcPr>
          <w:p w14:paraId="715BD4C7" w14:textId="77777777" w:rsidR="006841E8" w:rsidRPr="00667C85"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 xml:space="preserve">34.92 </w:t>
            </w:r>
          </w:p>
          <w:p w14:paraId="6AFED8D1" w14:textId="77777777" w:rsidR="006841E8" w:rsidRPr="00667C85"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 xml:space="preserve">43.30 </w:t>
            </w:r>
          </w:p>
          <w:p w14:paraId="4DD0B3F3" w14:textId="77777777" w:rsidR="006841E8" w:rsidRPr="00667C85"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 xml:space="preserve">15.57 </w:t>
            </w:r>
          </w:p>
          <w:p w14:paraId="5A944C04" w14:textId="77777777" w:rsidR="006841E8" w:rsidRPr="00477DBE"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12.66</w:t>
            </w:r>
          </w:p>
        </w:tc>
        <w:tc>
          <w:tcPr>
            <w:tcW w:w="789" w:type="dxa"/>
            <w:tcBorders>
              <w:top w:val="single" w:sz="4" w:space="0" w:color="auto"/>
              <w:left w:val="nil"/>
              <w:bottom w:val="single" w:sz="4" w:space="0" w:color="auto"/>
              <w:right w:val="nil"/>
            </w:tcBorders>
          </w:tcPr>
          <w:p w14:paraId="06350E06" w14:textId="77777777" w:rsidR="006841E8" w:rsidRPr="00667C85"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 xml:space="preserve">0.30 </w:t>
            </w:r>
          </w:p>
          <w:p w14:paraId="3C67A41E" w14:textId="77777777" w:rsidR="006841E8" w:rsidRPr="00667C85"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 xml:space="preserve">0.12 </w:t>
            </w:r>
          </w:p>
          <w:p w14:paraId="6F0FE59E" w14:textId="77777777" w:rsidR="006841E8" w:rsidRPr="00667C85"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 xml:space="preserve">0.71 </w:t>
            </w:r>
          </w:p>
          <w:p w14:paraId="4FE8CC9E" w14:textId="77777777" w:rsidR="006841E8" w:rsidRPr="00477DBE"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0.75</w:t>
            </w:r>
          </w:p>
        </w:tc>
        <w:tc>
          <w:tcPr>
            <w:tcW w:w="790" w:type="dxa"/>
            <w:tcBorders>
              <w:top w:val="single" w:sz="4" w:space="0" w:color="auto"/>
              <w:left w:val="nil"/>
              <w:bottom w:val="single" w:sz="4" w:space="0" w:color="auto"/>
              <w:right w:val="nil"/>
            </w:tcBorders>
          </w:tcPr>
          <w:p w14:paraId="30FEAABB" w14:textId="77777777" w:rsidR="006841E8" w:rsidRPr="00667C85"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 xml:space="preserve">0.03 </w:t>
            </w:r>
          </w:p>
          <w:p w14:paraId="34E89FE7" w14:textId="77777777" w:rsidR="006841E8" w:rsidRPr="00667C85"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 xml:space="preserve">0.01 </w:t>
            </w:r>
          </w:p>
          <w:p w14:paraId="5B4B1DD5" w14:textId="77777777" w:rsidR="006841E8" w:rsidRPr="00667C85"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 xml:space="preserve">0.60 </w:t>
            </w:r>
          </w:p>
          <w:p w14:paraId="6BC46811" w14:textId="77777777" w:rsidR="006841E8" w:rsidRPr="00477DBE"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0.59</w:t>
            </w:r>
          </w:p>
        </w:tc>
        <w:tc>
          <w:tcPr>
            <w:tcW w:w="789" w:type="dxa"/>
            <w:tcBorders>
              <w:top w:val="single" w:sz="4" w:space="0" w:color="auto"/>
              <w:left w:val="nil"/>
              <w:bottom w:val="single" w:sz="4" w:space="0" w:color="auto"/>
              <w:right w:val="nil"/>
            </w:tcBorders>
          </w:tcPr>
          <w:p w14:paraId="68D93F65" w14:textId="77777777" w:rsidR="006841E8" w:rsidRPr="00667C85"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 xml:space="preserve">42.52 </w:t>
            </w:r>
          </w:p>
          <w:p w14:paraId="71620332" w14:textId="77777777" w:rsidR="006841E8" w:rsidRPr="00667C85"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 xml:space="preserve">48.08 </w:t>
            </w:r>
          </w:p>
          <w:p w14:paraId="58217885" w14:textId="77777777" w:rsidR="006841E8" w:rsidRPr="00667C85"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 xml:space="preserve">18.11 </w:t>
            </w:r>
          </w:p>
          <w:p w14:paraId="17195AC3" w14:textId="77777777" w:rsidR="006841E8" w:rsidRPr="00477DBE"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16.05</w:t>
            </w:r>
          </w:p>
        </w:tc>
        <w:tc>
          <w:tcPr>
            <w:tcW w:w="790" w:type="dxa"/>
            <w:tcBorders>
              <w:top w:val="single" w:sz="4" w:space="0" w:color="auto"/>
              <w:left w:val="nil"/>
              <w:bottom w:val="single" w:sz="4" w:space="0" w:color="auto"/>
              <w:right w:val="nil"/>
            </w:tcBorders>
          </w:tcPr>
          <w:p w14:paraId="42BBB984" w14:textId="77777777" w:rsidR="006841E8" w:rsidRPr="00667C85"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 xml:space="preserve">0.16 </w:t>
            </w:r>
          </w:p>
          <w:p w14:paraId="36C8CC27" w14:textId="77777777" w:rsidR="006841E8" w:rsidRPr="00667C85"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 xml:space="preserve">0.03 </w:t>
            </w:r>
          </w:p>
          <w:p w14:paraId="504CCDC8" w14:textId="77777777" w:rsidR="006841E8" w:rsidRPr="00667C85"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 xml:space="preserve">0.65 </w:t>
            </w:r>
          </w:p>
          <w:p w14:paraId="2D7F54CA" w14:textId="77777777" w:rsidR="006841E8" w:rsidRPr="00477DBE" w:rsidRDefault="006841E8" w:rsidP="006841E8">
            <w:pPr>
              <w:wordWrap/>
              <w:spacing w:line="480" w:lineRule="auto"/>
              <w:jc w:val="center"/>
              <w:rPr>
                <w:rFonts w:ascii="Times New Roman" w:hAnsi="Times New Roman" w:cs="Times New Roman"/>
                <w:sz w:val="24"/>
                <w:szCs w:val="24"/>
              </w:rPr>
            </w:pPr>
            <w:r w:rsidRPr="00667C85">
              <w:rPr>
                <w:rFonts w:ascii="Times New Roman" w:hAnsi="Times New Roman" w:cs="Times New Roman"/>
                <w:sz w:val="24"/>
                <w:szCs w:val="24"/>
              </w:rPr>
              <w:t xml:space="preserve">0.69 </w:t>
            </w:r>
          </w:p>
        </w:tc>
      </w:tr>
      <w:tr w:rsidR="006841E8" w:rsidRPr="001D41A8" w14:paraId="0F4E7027" w14:textId="77777777" w:rsidTr="00DF043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0"/>
        </w:trPr>
        <w:tc>
          <w:tcPr>
            <w:tcW w:w="1416" w:type="dxa"/>
            <w:tcBorders>
              <w:top w:val="single" w:sz="4" w:space="0" w:color="auto"/>
              <w:left w:val="nil"/>
              <w:bottom w:val="single" w:sz="4" w:space="0" w:color="auto"/>
              <w:right w:val="nil"/>
            </w:tcBorders>
            <w:vAlign w:val="center"/>
            <w:hideMark/>
          </w:tcPr>
          <w:p w14:paraId="425FE108" w14:textId="643DF3C1" w:rsidR="006841E8" w:rsidRPr="00477DBE" w:rsidRDefault="006841E8" w:rsidP="006841E8">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Incomplete</w:t>
            </w:r>
          </w:p>
        </w:tc>
        <w:tc>
          <w:tcPr>
            <w:tcW w:w="2396" w:type="dxa"/>
            <w:tcBorders>
              <w:top w:val="single" w:sz="4" w:space="0" w:color="auto"/>
              <w:left w:val="nil"/>
              <w:bottom w:val="single" w:sz="4" w:space="0" w:color="auto"/>
              <w:right w:val="nil"/>
            </w:tcBorders>
            <w:hideMark/>
          </w:tcPr>
          <w:p w14:paraId="7348C639" w14:textId="77777777" w:rsidR="006841E8" w:rsidRPr="00477DBE" w:rsidRDefault="006841E8" w:rsidP="006841E8">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AA</w:t>
            </w:r>
          </w:p>
          <w:p w14:paraId="49E95C23" w14:textId="77777777" w:rsidR="006841E8" w:rsidRPr="00477DBE" w:rsidRDefault="006841E8" w:rsidP="006841E8">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UKD</w:t>
            </w:r>
          </w:p>
          <w:p w14:paraId="1880860E" w14:textId="77777777" w:rsidR="006841E8" w:rsidRPr="00477DBE" w:rsidRDefault="006841E8" w:rsidP="006841E8">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UKNA</w:t>
            </w:r>
          </w:p>
          <w:p w14:paraId="15A38AAD" w14:textId="77777777" w:rsidR="006841E8" w:rsidRPr="00477DBE" w:rsidRDefault="006841E8" w:rsidP="006841E8">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UKCA</w:t>
            </w:r>
          </w:p>
          <w:p w14:paraId="3E0BBC2E" w14:textId="77777777" w:rsidR="006841E8" w:rsidRPr="00477DBE" w:rsidRDefault="006841E8" w:rsidP="006841E8">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UKGA</w:t>
            </w:r>
          </w:p>
        </w:tc>
        <w:tc>
          <w:tcPr>
            <w:tcW w:w="637" w:type="dxa"/>
            <w:tcBorders>
              <w:top w:val="single" w:sz="4" w:space="0" w:color="auto"/>
              <w:left w:val="nil"/>
              <w:bottom w:val="single" w:sz="4" w:space="0" w:color="auto"/>
              <w:right w:val="nil"/>
            </w:tcBorders>
          </w:tcPr>
          <w:p w14:paraId="633F066D"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0.09 </w:t>
            </w:r>
          </w:p>
          <w:p w14:paraId="03E67C03"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0.10 </w:t>
            </w:r>
          </w:p>
          <w:p w14:paraId="3C302E98"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0.22 </w:t>
            </w:r>
          </w:p>
          <w:p w14:paraId="1F785D34"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0.36 </w:t>
            </w:r>
          </w:p>
          <w:p w14:paraId="679C6184" w14:textId="77777777" w:rsidR="006841E8" w:rsidRPr="00477DBE"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0.15</w:t>
            </w:r>
          </w:p>
        </w:tc>
        <w:tc>
          <w:tcPr>
            <w:tcW w:w="985" w:type="dxa"/>
            <w:tcBorders>
              <w:top w:val="single" w:sz="4" w:space="0" w:color="auto"/>
              <w:left w:val="nil"/>
              <w:bottom w:val="single" w:sz="4" w:space="0" w:color="auto"/>
              <w:right w:val="nil"/>
            </w:tcBorders>
          </w:tcPr>
          <w:p w14:paraId="7555E5AF"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37.86 </w:t>
            </w:r>
          </w:p>
          <w:p w14:paraId="7B595784"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38.95 </w:t>
            </w:r>
          </w:p>
          <w:p w14:paraId="2D7F675A"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39.23 </w:t>
            </w:r>
          </w:p>
          <w:p w14:paraId="0BACC00A"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27.73 </w:t>
            </w:r>
          </w:p>
          <w:p w14:paraId="7D4FF906" w14:textId="77777777" w:rsidR="006841E8" w:rsidRPr="00477DBE"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43.12</w:t>
            </w:r>
          </w:p>
        </w:tc>
        <w:tc>
          <w:tcPr>
            <w:tcW w:w="994" w:type="dxa"/>
            <w:tcBorders>
              <w:top w:val="single" w:sz="4" w:space="0" w:color="auto"/>
              <w:left w:val="nil"/>
              <w:bottom w:val="single" w:sz="4" w:space="0" w:color="auto"/>
              <w:right w:val="nil"/>
            </w:tcBorders>
          </w:tcPr>
          <w:p w14:paraId="001160A2"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0.24 </w:t>
            </w:r>
          </w:p>
          <w:p w14:paraId="35B4C74C"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0.25 </w:t>
            </w:r>
          </w:p>
          <w:p w14:paraId="734E7B09"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0.24 </w:t>
            </w:r>
          </w:p>
          <w:p w14:paraId="24D2FA3D"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0.47 </w:t>
            </w:r>
          </w:p>
          <w:p w14:paraId="4CD6B446" w14:textId="77777777" w:rsidR="006841E8" w:rsidRPr="00477DBE"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0.16</w:t>
            </w:r>
          </w:p>
        </w:tc>
        <w:tc>
          <w:tcPr>
            <w:tcW w:w="789" w:type="dxa"/>
            <w:tcBorders>
              <w:top w:val="single" w:sz="4" w:space="0" w:color="auto"/>
              <w:left w:val="nil"/>
              <w:bottom w:val="single" w:sz="4" w:space="0" w:color="auto"/>
              <w:right w:val="nil"/>
            </w:tcBorders>
          </w:tcPr>
          <w:p w14:paraId="63CED185"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0.04 </w:t>
            </w:r>
          </w:p>
          <w:p w14:paraId="1048D155"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0.08 </w:t>
            </w:r>
          </w:p>
          <w:p w14:paraId="54936093"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0.19 </w:t>
            </w:r>
          </w:p>
          <w:p w14:paraId="34ECD82C"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0.26 </w:t>
            </w:r>
          </w:p>
          <w:p w14:paraId="7D2DD19E" w14:textId="77777777" w:rsidR="006841E8" w:rsidRPr="00477DBE"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0.16</w:t>
            </w:r>
          </w:p>
        </w:tc>
        <w:tc>
          <w:tcPr>
            <w:tcW w:w="790" w:type="dxa"/>
            <w:tcBorders>
              <w:top w:val="single" w:sz="4" w:space="0" w:color="auto"/>
              <w:left w:val="nil"/>
              <w:bottom w:val="single" w:sz="4" w:space="0" w:color="auto"/>
              <w:right w:val="nil"/>
            </w:tcBorders>
          </w:tcPr>
          <w:p w14:paraId="61CF9F18"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43.30 </w:t>
            </w:r>
          </w:p>
          <w:p w14:paraId="75174FEE"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40.24 </w:t>
            </w:r>
          </w:p>
          <w:p w14:paraId="1A62531A"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42.95 </w:t>
            </w:r>
          </w:p>
          <w:p w14:paraId="491AC6D0"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36.68 </w:t>
            </w:r>
          </w:p>
          <w:p w14:paraId="234A0683" w14:textId="77777777" w:rsidR="006841E8" w:rsidRPr="00477DBE"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43.79</w:t>
            </w:r>
          </w:p>
        </w:tc>
        <w:tc>
          <w:tcPr>
            <w:tcW w:w="789" w:type="dxa"/>
            <w:tcBorders>
              <w:top w:val="single" w:sz="4" w:space="0" w:color="auto"/>
              <w:left w:val="nil"/>
              <w:bottom w:val="single" w:sz="4" w:space="0" w:color="auto"/>
              <w:right w:val="nil"/>
            </w:tcBorders>
          </w:tcPr>
          <w:p w14:paraId="69E8871C"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0.18 </w:t>
            </w:r>
          </w:p>
          <w:p w14:paraId="18942DDE"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0.25 </w:t>
            </w:r>
          </w:p>
          <w:p w14:paraId="07B05852"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0.19 </w:t>
            </w:r>
          </w:p>
          <w:p w14:paraId="1338FDE2"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0.31 </w:t>
            </w:r>
          </w:p>
          <w:p w14:paraId="0C709482" w14:textId="77777777" w:rsidR="006841E8" w:rsidRPr="00477DBE"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0.17</w:t>
            </w:r>
          </w:p>
        </w:tc>
        <w:tc>
          <w:tcPr>
            <w:tcW w:w="789" w:type="dxa"/>
            <w:tcBorders>
              <w:top w:val="single" w:sz="4" w:space="0" w:color="auto"/>
              <w:left w:val="nil"/>
              <w:bottom w:val="single" w:sz="4" w:space="0" w:color="auto"/>
              <w:right w:val="nil"/>
            </w:tcBorders>
          </w:tcPr>
          <w:p w14:paraId="55FDE4B1"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0.07 </w:t>
            </w:r>
          </w:p>
          <w:p w14:paraId="083B2D40"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0.07 </w:t>
            </w:r>
          </w:p>
          <w:p w14:paraId="6143A6A5"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0.29 </w:t>
            </w:r>
          </w:p>
          <w:p w14:paraId="7B5D0332"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0.43 </w:t>
            </w:r>
          </w:p>
          <w:p w14:paraId="3A508DA6" w14:textId="77777777" w:rsidR="006841E8" w:rsidRPr="00477DBE"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0.27</w:t>
            </w:r>
          </w:p>
        </w:tc>
        <w:tc>
          <w:tcPr>
            <w:tcW w:w="790" w:type="dxa"/>
            <w:tcBorders>
              <w:top w:val="single" w:sz="4" w:space="0" w:color="auto"/>
              <w:left w:val="nil"/>
              <w:bottom w:val="single" w:sz="4" w:space="0" w:color="auto"/>
              <w:right w:val="nil"/>
            </w:tcBorders>
          </w:tcPr>
          <w:p w14:paraId="3F56F624"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41.07 </w:t>
            </w:r>
          </w:p>
          <w:p w14:paraId="062D9EF2"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41.41 </w:t>
            </w:r>
          </w:p>
          <w:p w14:paraId="1F37518E"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39.42 </w:t>
            </w:r>
          </w:p>
          <w:p w14:paraId="28406B6F"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27.09 </w:t>
            </w:r>
          </w:p>
          <w:p w14:paraId="4A6659AA" w14:textId="77777777" w:rsidR="006841E8" w:rsidRPr="00477DBE"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37.59</w:t>
            </w:r>
          </w:p>
        </w:tc>
        <w:tc>
          <w:tcPr>
            <w:tcW w:w="789" w:type="dxa"/>
            <w:tcBorders>
              <w:top w:val="single" w:sz="4" w:space="0" w:color="auto"/>
              <w:left w:val="nil"/>
              <w:bottom w:val="single" w:sz="4" w:space="0" w:color="auto"/>
              <w:right w:val="nil"/>
            </w:tcBorders>
          </w:tcPr>
          <w:p w14:paraId="538AAE84"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0.16 </w:t>
            </w:r>
          </w:p>
          <w:p w14:paraId="0A55DD0A"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0.20 </w:t>
            </w:r>
          </w:p>
          <w:p w14:paraId="1B0D8F5E"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0.23 </w:t>
            </w:r>
          </w:p>
          <w:p w14:paraId="7241CE9B"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0.47 </w:t>
            </w:r>
          </w:p>
          <w:p w14:paraId="619FF8C2" w14:textId="77777777" w:rsidR="006841E8" w:rsidRPr="00477DBE"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0.27</w:t>
            </w:r>
          </w:p>
        </w:tc>
        <w:tc>
          <w:tcPr>
            <w:tcW w:w="790" w:type="dxa"/>
            <w:tcBorders>
              <w:top w:val="single" w:sz="4" w:space="0" w:color="auto"/>
              <w:left w:val="nil"/>
              <w:bottom w:val="single" w:sz="4" w:space="0" w:color="auto"/>
              <w:right w:val="nil"/>
            </w:tcBorders>
          </w:tcPr>
          <w:p w14:paraId="51170C68"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0.00 </w:t>
            </w:r>
          </w:p>
          <w:p w14:paraId="7C43DB21"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0.01 </w:t>
            </w:r>
          </w:p>
          <w:p w14:paraId="523A69AA"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0.17 </w:t>
            </w:r>
          </w:p>
          <w:p w14:paraId="25F46F28"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0.40 </w:t>
            </w:r>
          </w:p>
          <w:p w14:paraId="2D59278D" w14:textId="77777777" w:rsidR="006841E8" w:rsidRPr="00477DBE"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0.14</w:t>
            </w:r>
          </w:p>
        </w:tc>
        <w:tc>
          <w:tcPr>
            <w:tcW w:w="789" w:type="dxa"/>
            <w:tcBorders>
              <w:top w:val="single" w:sz="4" w:space="0" w:color="auto"/>
              <w:left w:val="nil"/>
              <w:bottom w:val="single" w:sz="4" w:space="0" w:color="auto"/>
              <w:right w:val="nil"/>
            </w:tcBorders>
          </w:tcPr>
          <w:p w14:paraId="504F13C7"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49.13 </w:t>
            </w:r>
          </w:p>
          <w:p w14:paraId="04B6A50B"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47.43 </w:t>
            </w:r>
          </w:p>
          <w:p w14:paraId="6DE6521D"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44.12 </w:t>
            </w:r>
          </w:p>
          <w:p w14:paraId="37E90870"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31.62 </w:t>
            </w:r>
          </w:p>
          <w:p w14:paraId="01F58BBB" w14:textId="77777777" w:rsidR="006841E8" w:rsidRPr="00477DBE"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42.13</w:t>
            </w:r>
          </w:p>
        </w:tc>
        <w:tc>
          <w:tcPr>
            <w:tcW w:w="790" w:type="dxa"/>
            <w:tcBorders>
              <w:top w:val="single" w:sz="4" w:space="0" w:color="auto"/>
              <w:left w:val="nil"/>
              <w:bottom w:val="single" w:sz="4" w:space="0" w:color="auto"/>
              <w:right w:val="nil"/>
            </w:tcBorders>
          </w:tcPr>
          <w:p w14:paraId="43FE2CA5"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0.01 </w:t>
            </w:r>
          </w:p>
          <w:p w14:paraId="09039A20"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0.09 </w:t>
            </w:r>
          </w:p>
          <w:p w14:paraId="6A3C827B"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0.14 </w:t>
            </w:r>
          </w:p>
          <w:p w14:paraId="2E66A61D" w14:textId="77777777" w:rsidR="006841E8" w:rsidRPr="001824C9"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0.38 </w:t>
            </w:r>
          </w:p>
          <w:p w14:paraId="32FF82EC" w14:textId="77777777" w:rsidR="006841E8" w:rsidRPr="00477DBE" w:rsidRDefault="006841E8" w:rsidP="006841E8">
            <w:pPr>
              <w:wordWrap/>
              <w:spacing w:line="480" w:lineRule="auto"/>
              <w:jc w:val="center"/>
              <w:rPr>
                <w:rFonts w:ascii="Times New Roman" w:hAnsi="Times New Roman" w:cs="Times New Roman"/>
                <w:sz w:val="24"/>
                <w:szCs w:val="24"/>
              </w:rPr>
            </w:pPr>
            <w:r w:rsidRPr="001824C9">
              <w:rPr>
                <w:rFonts w:ascii="Times New Roman" w:hAnsi="Times New Roman" w:cs="Times New Roman"/>
                <w:sz w:val="24"/>
                <w:szCs w:val="24"/>
              </w:rPr>
              <w:t xml:space="preserve">0.18 </w:t>
            </w:r>
          </w:p>
        </w:tc>
      </w:tr>
    </w:tbl>
    <w:p w14:paraId="4F314888" w14:textId="77777777" w:rsidR="00D94AF7" w:rsidRPr="00BC1B48" w:rsidRDefault="00D94AF7" w:rsidP="00D94AF7">
      <w:pPr>
        <w:pStyle w:val="a9"/>
        <w:spacing w:after="0" w:line="480" w:lineRule="auto"/>
        <w:rPr>
          <w:rFonts w:ascii="Times New Roman" w:hAnsi="Times New Roman" w:cs="Times New Roman"/>
          <w:sz w:val="24"/>
          <w:szCs w:val="24"/>
          <w:vertAlign w:val="superscript"/>
        </w:rPr>
      </w:pPr>
      <w:proofErr w:type="gramStart"/>
      <w:r w:rsidRPr="00E5723F">
        <w:rPr>
          <w:rFonts w:ascii="Times New Roman" w:hAnsi="Times New Roman" w:cs="Times New Roman"/>
          <w:b w:val="0"/>
          <w:sz w:val="24"/>
          <w:szCs w:val="24"/>
          <w:vertAlign w:val="superscript"/>
        </w:rPr>
        <w:t>a</w:t>
      </w:r>
      <w:proofErr w:type="gramEnd"/>
      <w:r w:rsidRPr="00B738FE">
        <w:rPr>
          <w:rFonts w:ascii="Times New Roman" w:hAnsi="Times New Roman" w:cs="Times New Roman"/>
          <w:b w:val="0"/>
          <w:sz w:val="24"/>
          <w:szCs w:val="24"/>
        </w:rPr>
        <w:t xml:space="preserve"> </w:t>
      </w:r>
      <w:r>
        <w:rPr>
          <w:rFonts w:ascii="Times New Roman" w:hAnsi="Times New Roman" w:cs="Times New Roman"/>
          <w:b w:val="0"/>
          <w:sz w:val="24"/>
          <w:szCs w:val="24"/>
        </w:rPr>
        <w:t xml:space="preserve">Pearson correlation coefficient between </w:t>
      </w:r>
      <w:r w:rsidRPr="00BC1B48">
        <w:rPr>
          <w:rFonts w:ascii="Times New Roman" w:hAnsi="Times New Roman" w:cs="Times New Roman"/>
          <w:b w:val="0"/>
          <w:sz w:val="24"/>
          <w:szCs w:val="24"/>
        </w:rPr>
        <w:t>true and predicted annual-average PM</w:t>
      </w:r>
      <w:r w:rsidRPr="00BC1B48">
        <w:rPr>
          <w:rFonts w:ascii="Times New Roman" w:hAnsi="Times New Roman" w:cs="Times New Roman"/>
          <w:b w:val="0"/>
          <w:sz w:val="24"/>
          <w:szCs w:val="24"/>
          <w:vertAlign w:val="subscript"/>
        </w:rPr>
        <w:t>10</w:t>
      </w:r>
      <w:r>
        <w:rPr>
          <w:rFonts w:ascii="Times New Roman" w:hAnsi="Times New Roman" w:cs="Times New Roman"/>
          <w:b w:val="0"/>
          <w:sz w:val="24"/>
          <w:szCs w:val="24"/>
        </w:rPr>
        <w:t>;</w:t>
      </w:r>
      <w:r w:rsidRPr="00BE07E1">
        <w:rPr>
          <w:rFonts w:ascii="Times New Roman" w:hAnsi="Times New Roman" w:cs="Times New Roman"/>
          <w:b w:val="0"/>
          <w:sz w:val="24"/>
          <w:szCs w:val="24"/>
          <w:vertAlign w:val="superscript"/>
        </w:rPr>
        <w:t>b</w:t>
      </w:r>
      <w:r w:rsidRPr="00B738FE">
        <w:rPr>
          <w:rFonts w:ascii="Times New Roman" w:hAnsi="Times New Roman" w:cs="Times New Roman"/>
          <w:b w:val="0"/>
          <w:sz w:val="24"/>
          <w:szCs w:val="24"/>
        </w:rPr>
        <w:t xml:space="preserve"> </w:t>
      </w:r>
      <w:r>
        <w:rPr>
          <w:rFonts w:ascii="Times New Roman" w:hAnsi="Times New Roman" w:cs="Times New Roman"/>
          <w:b w:val="0"/>
          <w:sz w:val="24"/>
          <w:szCs w:val="24"/>
        </w:rPr>
        <w:t>OLS regression intercept coefficient;</w:t>
      </w:r>
      <w:r w:rsidRPr="00B738FE">
        <w:rPr>
          <w:rFonts w:ascii="Times New Roman" w:hAnsi="Times New Roman" w:cs="Times New Roman"/>
          <w:b w:val="0"/>
          <w:sz w:val="24"/>
          <w:szCs w:val="24"/>
        </w:rPr>
        <w:t xml:space="preserve"> </w:t>
      </w:r>
      <w:r>
        <w:rPr>
          <w:rFonts w:ascii="Times New Roman" w:hAnsi="Times New Roman" w:cs="Times New Roman"/>
          <w:b w:val="0"/>
          <w:sz w:val="24"/>
          <w:szCs w:val="24"/>
          <w:vertAlign w:val="superscript"/>
        </w:rPr>
        <w:t>c</w:t>
      </w:r>
      <w:r>
        <w:rPr>
          <w:rFonts w:ascii="Times New Roman" w:hAnsi="Times New Roman" w:cs="Times New Roman"/>
          <w:b w:val="0"/>
          <w:sz w:val="24"/>
          <w:szCs w:val="24"/>
        </w:rPr>
        <w:t xml:space="preserve"> OLS regression slope coefficient</w:t>
      </w:r>
    </w:p>
    <w:p w14:paraId="30B8645F" w14:textId="2F030058" w:rsidR="00D94AF7" w:rsidRPr="003F3DD1" w:rsidRDefault="00D94AF7" w:rsidP="00D94AF7">
      <w:pPr>
        <w:spacing w:after="0" w:line="480" w:lineRule="auto"/>
        <w:rPr>
          <w:rFonts w:ascii="Times New Roman" w:hAnsi="Times New Roman" w:cs="Times New Roman"/>
          <w:kern w:val="0"/>
          <w:sz w:val="24"/>
          <w:szCs w:val="24"/>
          <w:lang w:val="en-GB"/>
        </w:rPr>
        <w:sectPr w:rsidR="00D94AF7" w:rsidRPr="003F3DD1" w:rsidSect="00435ACD">
          <w:pgSz w:w="16838" w:h="11906" w:orient="landscape"/>
          <w:pgMar w:top="1440" w:right="1701" w:bottom="1440" w:left="1440" w:header="851" w:footer="992" w:gutter="0"/>
          <w:lnNumType w:countBy="1" w:restart="continuous"/>
          <w:cols w:space="720"/>
          <w:docGrid w:linePitch="272"/>
        </w:sectPr>
      </w:pPr>
      <w:proofErr w:type="gramStart"/>
      <w:r>
        <w:rPr>
          <w:rFonts w:ascii="Times New Roman" w:hAnsi="Times New Roman" w:cs="Times New Roman"/>
          <w:sz w:val="24"/>
          <w:szCs w:val="24"/>
          <w:vertAlign w:val="superscript"/>
        </w:rPr>
        <w:t>d</w:t>
      </w:r>
      <w:proofErr w:type="gramEnd"/>
      <w:r w:rsidRPr="003F3DD1">
        <w:rPr>
          <w:rFonts w:ascii="Times New Roman" w:eastAsia="맑은 고딕" w:hAnsi="Times New Roman" w:cs="Times New Roman"/>
          <w:sz w:val="24"/>
          <w:szCs w:val="24"/>
          <w:lang w:val="en-GB"/>
        </w:rPr>
        <w:t xml:space="preserve"> TE: true</w:t>
      </w:r>
      <w:r>
        <w:rPr>
          <w:rFonts w:ascii="Times New Roman" w:eastAsia="맑은 고딕" w:hAnsi="Times New Roman" w:cs="Times New Roman"/>
          <w:sz w:val="24"/>
          <w:szCs w:val="24"/>
          <w:lang w:val="en-GB"/>
        </w:rPr>
        <w:t xml:space="preserve"> </w:t>
      </w:r>
      <w:r w:rsidRPr="003F3DD1">
        <w:rPr>
          <w:rFonts w:ascii="Times New Roman" w:eastAsia="맑은 고딕" w:hAnsi="Times New Roman" w:cs="Times New Roman"/>
          <w:sz w:val="24"/>
          <w:szCs w:val="24"/>
          <w:lang w:val="en-GB"/>
        </w:rPr>
        <w:t>exposure; NM: nearest-monitor; IDWA: inverse-distance-weighted-average; LUR: land use regression; UK: universal kriging</w:t>
      </w:r>
      <w:r w:rsidRPr="003F3DD1">
        <w:rPr>
          <w:rFonts w:ascii="Times New Roman" w:eastAsia="맑은 고딕" w:hAnsi="Times New Roman" w:cs="Times New Roman"/>
          <w:sz w:val="24"/>
          <w:szCs w:val="24"/>
          <w:vertAlign w:val="subscript"/>
          <w:lang w:val="en-GB"/>
        </w:rPr>
        <w:t xml:space="preserve">; </w:t>
      </w:r>
      <w:r w:rsidRPr="003F3DD1">
        <w:rPr>
          <w:rFonts w:ascii="Times New Roman" w:eastAsia="맑은 고딕" w:hAnsi="Times New Roman" w:cs="Times New Roman"/>
          <w:sz w:val="24"/>
          <w:szCs w:val="24"/>
          <w:lang w:val="en-GB"/>
        </w:rPr>
        <w:t xml:space="preserve">AA: area-average UKD: UK prediction at a SGG district centroid; UKNA: district average based on UK predictions at </w:t>
      </w:r>
      <w:r>
        <w:rPr>
          <w:rFonts w:ascii="Times New Roman" w:eastAsia="맑은 고딕" w:hAnsi="Times New Roman" w:cs="Times New Roman"/>
          <w:sz w:val="24"/>
          <w:szCs w:val="24"/>
          <w:lang w:val="en-GB"/>
        </w:rPr>
        <w:t xml:space="preserve">422 </w:t>
      </w:r>
      <w:r w:rsidRPr="003F3DD1">
        <w:rPr>
          <w:rFonts w:ascii="Times New Roman" w:eastAsia="맑은 고딕" w:hAnsi="Times New Roman" w:cs="Times New Roman"/>
          <w:sz w:val="24"/>
          <w:szCs w:val="24"/>
          <w:lang w:val="en-GB"/>
        </w:rPr>
        <w:t xml:space="preserve">neighbourhood centroids; UKCA: district average </w:t>
      </w:r>
      <w:r>
        <w:rPr>
          <w:rFonts w:ascii="Times New Roman" w:eastAsia="맑은 고딕" w:hAnsi="Times New Roman" w:cs="Times New Roman"/>
          <w:sz w:val="24"/>
          <w:szCs w:val="24"/>
          <w:lang w:val="en-GB"/>
        </w:rPr>
        <w:t>of</w:t>
      </w:r>
      <w:r w:rsidRPr="003F3DD1">
        <w:rPr>
          <w:rFonts w:ascii="Times New Roman" w:eastAsia="맑은 고딕" w:hAnsi="Times New Roman" w:cs="Times New Roman"/>
          <w:sz w:val="24"/>
          <w:szCs w:val="24"/>
          <w:lang w:val="en-GB"/>
        </w:rPr>
        <w:t xml:space="preserve"> UK predictions at </w:t>
      </w:r>
      <w:r>
        <w:rPr>
          <w:rFonts w:ascii="Times New Roman" w:eastAsia="맑은 고딕" w:hAnsi="Times New Roman" w:cs="Times New Roman"/>
          <w:sz w:val="24"/>
          <w:szCs w:val="24"/>
          <w:lang w:val="en-GB"/>
        </w:rPr>
        <w:t xml:space="preserve">16,230 </w:t>
      </w:r>
      <w:r w:rsidRPr="003F3DD1">
        <w:rPr>
          <w:rFonts w:ascii="Times New Roman" w:eastAsia="맑은 고딕" w:hAnsi="Times New Roman" w:cs="Times New Roman"/>
          <w:sz w:val="24"/>
          <w:szCs w:val="24"/>
          <w:lang w:val="en-GB"/>
        </w:rPr>
        <w:t xml:space="preserve">census tract centroids; UKGA: district average </w:t>
      </w:r>
      <w:r>
        <w:rPr>
          <w:rFonts w:ascii="Times New Roman" w:eastAsia="맑은 고딕" w:hAnsi="Times New Roman" w:cs="Times New Roman"/>
          <w:sz w:val="24"/>
          <w:szCs w:val="24"/>
          <w:lang w:val="en-GB"/>
        </w:rPr>
        <w:t>of</w:t>
      </w:r>
      <w:r w:rsidRPr="003F3DD1">
        <w:rPr>
          <w:rFonts w:ascii="Times New Roman" w:eastAsia="맑은 고딕" w:hAnsi="Times New Roman" w:cs="Times New Roman"/>
          <w:sz w:val="24"/>
          <w:szCs w:val="24"/>
          <w:lang w:val="en-GB"/>
        </w:rPr>
        <w:t xml:space="preserve"> UK predictions at </w:t>
      </w:r>
      <w:r>
        <w:rPr>
          <w:rFonts w:ascii="Times New Roman" w:eastAsia="맑은 고딕" w:hAnsi="Times New Roman" w:cs="Times New Roman"/>
          <w:sz w:val="24"/>
          <w:szCs w:val="24"/>
          <w:lang w:val="en-GB"/>
        </w:rPr>
        <w:t xml:space="preserve">610 </w:t>
      </w:r>
      <w:r w:rsidRPr="003F3DD1">
        <w:rPr>
          <w:rFonts w:ascii="Times New Roman" w:eastAsia="맑은 고딕" w:hAnsi="Times New Roman" w:cs="Times New Roman"/>
          <w:sz w:val="24"/>
          <w:szCs w:val="24"/>
          <w:lang w:val="en-GB"/>
        </w:rPr>
        <w:t>1</w:t>
      </w:r>
      <w:r>
        <w:rPr>
          <w:rFonts w:ascii="Times New Roman" w:eastAsia="맑은 고딕" w:hAnsi="Times New Roman" w:cs="Times New Roman"/>
          <w:sz w:val="24"/>
          <w:szCs w:val="24"/>
          <w:lang w:val="en-GB"/>
        </w:rPr>
        <w:t>-</w:t>
      </w:r>
      <w:r w:rsidRPr="003F3DD1">
        <w:rPr>
          <w:rFonts w:ascii="Times New Roman" w:eastAsia="맑은 고딕" w:hAnsi="Times New Roman" w:cs="Times New Roman"/>
          <w:sz w:val="24"/>
          <w:szCs w:val="24"/>
          <w:lang w:val="en-GB"/>
        </w:rPr>
        <w:t xml:space="preserve">km grid </w:t>
      </w:r>
      <w:r w:rsidR="00E120A9">
        <w:rPr>
          <w:rFonts w:ascii="Times New Roman" w:eastAsia="맑은 고딕" w:hAnsi="Times New Roman" w:cs="Times New Roman"/>
          <w:sz w:val="24"/>
          <w:szCs w:val="24"/>
          <w:lang w:val="en-GB"/>
        </w:rPr>
        <w:lastRenderedPageBreak/>
        <w:t>coordinates</w:t>
      </w:r>
      <w:r>
        <w:rPr>
          <w:rFonts w:ascii="Times New Roman" w:hAnsi="Times New Roman" w:cs="Times New Roman"/>
          <w:b/>
          <w:sz w:val="24"/>
          <w:szCs w:val="24"/>
        </w:rPr>
        <w:br w:type="page"/>
      </w:r>
    </w:p>
    <w:p w14:paraId="58217C5A" w14:textId="701CB21A" w:rsidR="00375F2D" w:rsidRDefault="00375F2D" w:rsidP="00947E91">
      <w:pPr>
        <w:spacing w:line="480" w:lineRule="auto"/>
        <w:rPr>
          <w:rFonts w:ascii="Times New Roman" w:hAnsi="Times New Roman" w:cs="Times New Roman"/>
          <w:sz w:val="24"/>
          <w:szCs w:val="24"/>
        </w:rPr>
      </w:pPr>
      <w:r w:rsidRPr="00947E91">
        <w:rPr>
          <w:rFonts w:ascii="Times New Roman" w:hAnsi="Times New Roman" w:cs="Times New Roman"/>
          <w:b/>
          <w:sz w:val="24"/>
          <w:szCs w:val="24"/>
        </w:rPr>
        <w:lastRenderedPageBreak/>
        <w:t>Table</w:t>
      </w:r>
      <w:r w:rsidR="00947E91" w:rsidRPr="00947E91">
        <w:rPr>
          <w:rFonts w:ascii="Times New Roman" w:hAnsi="Times New Roman" w:cs="Times New Roman"/>
          <w:b/>
          <w:sz w:val="24"/>
          <w:szCs w:val="24"/>
        </w:rPr>
        <w:t xml:space="preserve"> </w:t>
      </w:r>
      <w:r w:rsidRPr="00947E91">
        <w:rPr>
          <w:rFonts w:ascii="Times New Roman" w:hAnsi="Times New Roman" w:cs="Times New Roman"/>
          <w:b/>
          <w:sz w:val="24"/>
          <w:szCs w:val="24"/>
        </w:rPr>
        <w:t>S</w:t>
      </w:r>
      <w:r w:rsidR="00BB6463">
        <w:rPr>
          <w:rFonts w:ascii="Times New Roman" w:hAnsi="Times New Roman" w:cs="Times New Roman"/>
          <w:b/>
          <w:sz w:val="24"/>
          <w:szCs w:val="24"/>
        </w:rPr>
        <w:t>3</w:t>
      </w:r>
      <w:r w:rsidRPr="00947E91">
        <w:rPr>
          <w:rFonts w:ascii="Times New Roman" w:hAnsi="Times New Roman" w:cs="Times New Roman"/>
          <w:b/>
          <w:sz w:val="24"/>
          <w:szCs w:val="24"/>
        </w:rPr>
        <w:t>.</w:t>
      </w:r>
      <w:r w:rsidRPr="00947E91">
        <w:rPr>
          <w:rFonts w:ascii="Times New Roman" w:hAnsi="Times New Roman" w:cs="Times New Roman"/>
          <w:sz w:val="24"/>
          <w:szCs w:val="24"/>
        </w:rPr>
        <w:t xml:space="preserve"> Properties of effect estimates of true and predicted PM</w:t>
      </w:r>
      <w:r w:rsidRPr="00947E91">
        <w:rPr>
          <w:rFonts w:ascii="Times New Roman" w:hAnsi="Times New Roman" w:cs="Times New Roman"/>
          <w:sz w:val="24"/>
          <w:szCs w:val="24"/>
          <w:vertAlign w:val="subscript"/>
        </w:rPr>
        <w:t>10</w:t>
      </w:r>
      <w:r w:rsidRPr="00947E91">
        <w:rPr>
          <w:rFonts w:ascii="Times New Roman" w:hAnsi="Times New Roman" w:cs="Times New Roman"/>
          <w:sz w:val="24"/>
          <w:szCs w:val="24"/>
        </w:rPr>
        <w:t xml:space="preserve"> annual average concentrations on low birth weight over 1,000 simulations by </w:t>
      </w:r>
      <w:r w:rsidR="006841E8">
        <w:rPr>
          <w:rFonts w:ascii="Times New Roman" w:hAnsi="Times New Roman" w:cs="Times New Roman"/>
          <w:sz w:val="24"/>
          <w:szCs w:val="24"/>
        </w:rPr>
        <w:t>address availability</w:t>
      </w:r>
      <w:r w:rsidRPr="00947E91">
        <w:rPr>
          <w:rFonts w:ascii="Times New Roman" w:hAnsi="Times New Roman" w:cs="Times New Roman"/>
          <w:sz w:val="24"/>
          <w:szCs w:val="24"/>
        </w:rPr>
        <w:t xml:space="preserve">, </w:t>
      </w:r>
      <w:r w:rsidR="003204CB">
        <w:rPr>
          <w:rFonts w:ascii="Times New Roman" w:hAnsi="Times New Roman" w:cs="Times New Roman"/>
          <w:sz w:val="24"/>
          <w:szCs w:val="24"/>
        </w:rPr>
        <w:t>ten</w:t>
      </w:r>
      <w:r w:rsidRPr="00947E91">
        <w:rPr>
          <w:rFonts w:ascii="Times New Roman" w:hAnsi="Times New Roman" w:cs="Times New Roman"/>
          <w:sz w:val="24"/>
          <w:szCs w:val="24"/>
        </w:rPr>
        <w:t xml:space="preserve"> exposure </w:t>
      </w:r>
      <w:r w:rsidR="003204CB">
        <w:rPr>
          <w:rFonts w:ascii="Times New Roman" w:hAnsi="Times New Roman" w:cs="Times New Roman"/>
          <w:sz w:val="24"/>
          <w:szCs w:val="24"/>
        </w:rPr>
        <w:t>assessment</w:t>
      </w:r>
      <w:r w:rsidRPr="00947E91">
        <w:rPr>
          <w:rFonts w:ascii="Times New Roman" w:hAnsi="Times New Roman" w:cs="Times New Roman"/>
          <w:sz w:val="24"/>
          <w:szCs w:val="24"/>
        </w:rPr>
        <w:t xml:space="preserve"> methods (</w:t>
      </w:r>
      <w:r w:rsidR="00D8213D">
        <w:rPr>
          <w:rFonts w:ascii="Times New Roman" w:hAnsi="Times New Roman" w:cs="Times New Roman"/>
          <w:sz w:val="24"/>
          <w:szCs w:val="24"/>
        </w:rPr>
        <w:t>TE,</w:t>
      </w:r>
      <w:r w:rsidR="004D1B85">
        <w:rPr>
          <w:rFonts w:ascii="Times New Roman" w:hAnsi="Times New Roman" w:cs="Times New Roman"/>
          <w:sz w:val="24"/>
          <w:szCs w:val="24"/>
        </w:rPr>
        <w:t xml:space="preserve"> NM, IDWA, LUR, UK,</w:t>
      </w:r>
      <w:r w:rsidR="00D8213D">
        <w:rPr>
          <w:rFonts w:ascii="Times New Roman" w:hAnsi="Times New Roman" w:cs="Times New Roman"/>
          <w:sz w:val="24"/>
          <w:szCs w:val="24"/>
        </w:rPr>
        <w:t xml:space="preserve"> </w:t>
      </w:r>
      <w:r w:rsidRPr="00947E91">
        <w:rPr>
          <w:rFonts w:ascii="Times New Roman" w:hAnsi="Times New Roman" w:cs="Times New Roman"/>
          <w:sz w:val="24"/>
          <w:szCs w:val="24"/>
        </w:rPr>
        <w:t xml:space="preserve">AA, </w:t>
      </w:r>
      <w:r w:rsidR="004D1B85">
        <w:rPr>
          <w:rFonts w:ascii="Times New Roman" w:hAnsi="Times New Roman" w:cs="Times New Roman"/>
          <w:sz w:val="24"/>
          <w:szCs w:val="24"/>
        </w:rPr>
        <w:t xml:space="preserve">UKD, UKNA, UKCA, </w:t>
      </w:r>
      <w:r w:rsidR="0054148D">
        <w:rPr>
          <w:rFonts w:ascii="Times New Roman" w:hAnsi="Times New Roman" w:cs="Times New Roman"/>
          <w:sz w:val="24"/>
          <w:szCs w:val="24"/>
        </w:rPr>
        <w:t xml:space="preserve">and </w:t>
      </w:r>
      <w:r w:rsidR="004D1B85">
        <w:rPr>
          <w:rFonts w:ascii="Times New Roman" w:hAnsi="Times New Roman" w:cs="Times New Roman"/>
          <w:sz w:val="24"/>
          <w:szCs w:val="24"/>
        </w:rPr>
        <w:t>UKGA</w:t>
      </w:r>
      <w:r w:rsidRPr="00947E91">
        <w:rPr>
          <w:rFonts w:ascii="Times New Roman" w:hAnsi="Times New Roman" w:cs="Times New Roman"/>
          <w:sz w:val="24"/>
          <w:szCs w:val="24"/>
        </w:rPr>
        <w:t xml:space="preserve">), and </w:t>
      </w:r>
      <w:r w:rsidR="008F18D5">
        <w:rPr>
          <w:rFonts w:ascii="Times New Roman" w:hAnsi="Times New Roman" w:cs="Times New Roman"/>
          <w:sz w:val="24"/>
          <w:szCs w:val="24"/>
        </w:rPr>
        <w:t xml:space="preserve">the </w:t>
      </w:r>
      <w:r w:rsidRPr="00947E91">
        <w:rPr>
          <w:rFonts w:ascii="Times New Roman" w:hAnsi="Times New Roman" w:cs="Times New Roman"/>
          <w:sz w:val="24"/>
          <w:szCs w:val="24"/>
        </w:rPr>
        <w:t>four environmental scenarios without mean structure (ES1-ES4)</w:t>
      </w:r>
    </w:p>
    <w:tbl>
      <w:tblPr>
        <w:tblStyle w:val="af3"/>
        <w:tblW w:w="14513"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45" w:author="Sun-Young Kim" w:date="2021-05-24T11:25:00Z">
          <w:tblPr>
            <w:tblStyle w:val="af3"/>
            <w:tblW w:w="14041"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1249"/>
        <w:gridCol w:w="1160"/>
        <w:gridCol w:w="756"/>
        <w:gridCol w:w="834"/>
        <w:gridCol w:w="679"/>
        <w:gridCol w:w="758"/>
        <w:gridCol w:w="756"/>
        <w:gridCol w:w="844"/>
        <w:gridCol w:w="669"/>
        <w:gridCol w:w="756"/>
        <w:gridCol w:w="756"/>
        <w:gridCol w:w="856"/>
        <w:gridCol w:w="760"/>
        <w:gridCol w:w="654"/>
        <w:gridCol w:w="756"/>
        <w:gridCol w:w="868"/>
        <w:gridCol w:w="760"/>
        <w:gridCol w:w="642"/>
        <w:tblGridChange w:id="46">
          <w:tblGrid>
            <w:gridCol w:w="777"/>
            <w:gridCol w:w="472"/>
            <w:gridCol w:w="688"/>
            <w:gridCol w:w="472"/>
            <w:gridCol w:w="284"/>
            <w:gridCol w:w="472"/>
            <w:gridCol w:w="362"/>
            <w:gridCol w:w="472"/>
            <w:gridCol w:w="207"/>
            <w:gridCol w:w="472"/>
            <w:gridCol w:w="286"/>
            <w:gridCol w:w="472"/>
            <w:gridCol w:w="284"/>
            <w:gridCol w:w="472"/>
            <w:gridCol w:w="372"/>
            <w:gridCol w:w="472"/>
            <w:gridCol w:w="197"/>
            <w:gridCol w:w="472"/>
            <w:gridCol w:w="284"/>
            <w:gridCol w:w="472"/>
            <w:gridCol w:w="284"/>
            <w:gridCol w:w="472"/>
            <w:gridCol w:w="384"/>
            <w:gridCol w:w="472"/>
            <w:gridCol w:w="288"/>
            <w:gridCol w:w="472"/>
            <w:gridCol w:w="182"/>
            <w:gridCol w:w="472"/>
            <w:gridCol w:w="284"/>
            <w:gridCol w:w="472"/>
            <w:gridCol w:w="396"/>
            <w:gridCol w:w="472"/>
            <w:gridCol w:w="288"/>
            <w:gridCol w:w="472"/>
            <w:gridCol w:w="170"/>
            <w:gridCol w:w="472"/>
          </w:tblGrid>
        </w:tblGridChange>
      </w:tblGrid>
      <w:tr w:rsidR="00D8213D" w:rsidRPr="001D41A8" w14:paraId="7193C723" w14:textId="77777777" w:rsidTr="00C04459">
        <w:trPr>
          <w:trHeight w:val="69"/>
          <w:trPrChange w:id="47" w:author="Sun-Young Kim" w:date="2021-05-24T11:25:00Z">
            <w:trPr>
              <w:gridAfter w:val="0"/>
              <w:trHeight w:val="69"/>
            </w:trPr>
          </w:trPrChange>
        </w:trPr>
        <w:tc>
          <w:tcPr>
            <w:tcW w:w="1249" w:type="dxa"/>
            <w:tcBorders>
              <w:top w:val="single" w:sz="4" w:space="0" w:color="auto"/>
            </w:tcBorders>
            <w:shd w:val="clear" w:color="auto" w:fill="auto"/>
            <w:tcMar>
              <w:left w:w="28" w:type="dxa"/>
              <w:right w:w="28" w:type="dxa"/>
            </w:tcMar>
            <w:tcPrChange w:id="48" w:author="Sun-Young Kim" w:date="2021-05-24T11:25:00Z">
              <w:tcPr>
                <w:tcW w:w="777" w:type="dxa"/>
                <w:tcBorders>
                  <w:top w:val="single" w:sz="4" w:space="0" w:color="auto"/>
                </w:tcBorders>
                <w:shd w:val="clear" w:color="auto" w:fill="auto"/>
                <w:tcMar>
                  <w:left w:w="28" w:type="dxa"/>
                  <w:right w:w="28" w:type="dxa"/>
                </w:tcMar>
              </w:tcPr>
            </w:tcPrChange>
          </w:tcPr>
          <w:p w14:paraId="759A45CD" w14:textId="77777777" w:rsidR="00D8213D" w:rsidRPr="00477DBE" w:rsidRDefault="00D8213D" w:rsidP="00B37023">
            <w:pPr>
              <w:wordWrap/>
              <w:spacing w:line="480" w:lineRule="auto"/>
              <w:jc w:val="center"/>
              <w:rPr>
                <w:rFonts w:ascii="Times New Roman" w:hAnsi="Times New Roman" w:cs="Times New Roman"/>
                <w:sz w:val="24"/>
                <w:szCs w:val="24"/>
              </w:rPr>
            </w:pPr>
          </w:p>
        </w:tc>
        <w:tc>
          <w:tcPr>
            <w:tcW w:w="1160" w:type="dxa"/>
            <w:tcBorders>
              <w:top w:val="single" w:sz="4" w:space="0" w:color="auto"/>
            </w:tcBorders>
            <w:shd w:val="clear" w:color="auto" w:fill="auto"/>
            <w:tcMar>
              <w:left w:w="28" w:type="dxa"/>
              <w:right w:w="28" w:type="dxa"/>
            </w:tcMar>
            <w:tcPrChange w:id="49" w:author="Sun-Young Kim" w:date="2021-05-24T11:25:00Z">
              <w:tcPr>
                <w:tcW w:w="1160" w:type="dxa"/>
                <w:gridSpan w:val="2"/>
                <w:tcBorders>
                  <w:top w:val="single" w:sz="4" w:space="0" w:color="auto"/>
                </w:tcBorders>
                <w:shd w:val="clear" w:color="auto" w:fill="auto"/>
                <w:tcMar>
                  <w:left w:w="28" w:type="dxa"/>
                  <w:right w:w="28" w:type="dxa"/>
                </w:tcMar>
              </w:tcPr>
            </w:tcPrChange>
          </w:tcPr>
          <w:p w14:paraId="3A74D12B" w14:textId="77777777" w:rsidR="00D8213D" w:rsidRPr="00477DBE" w:rsidRDefault="00D8213D" w:rsidP="00B37023">
            <w:pPr>
              <w:wordWrap/>
              <w:spacing w:line="480" w:lineRule="auto"/>
              <w:jc w:val="center"/>
              <w:rPr>
                <w:rFonts w:ascii="Times New Roman" w:hAnsi="Times New Roman" w:cs="Times New Roman"/>
                <w:sz w:val="24"/>
                <w:szCs w:val="24"/>
              </w:rPr>
            </w:pPr>
          </w:p>
        </w:tc>
        <w:tc>
          <w:tcPr>
            <w:tcW w:w="756" w:type="dxa"/>
            <w:tcBorders>
              <w:top w:val="single" w:sz="4" w:space="0" w:color="auto"/>
            </w:tcBorders>
            <w:shd w:val="clear" w:color="auto" w:fill="auto"/>
            <w:tcMar>
              <w:left w:w="28" w:type="dxa"/>
              <w:right w:w="28" w:type="dxa"/>
            </w:tcMar>
            <w:tcPrChange w:id="50" w:author="Sun-Young Kim" w:date="2021-05-24T11:25:00Z">
              <w:tcPr>
                <w:tcW w:w="756" w:type="dxa"/>
                <w:gridSpan w:val="2"/>
                <w:tcBorders>
                  <w:top w:val="single" w:sz="4" w:space="0" w:color="auto"/>
                </w:tcBorders>
                <w:shd w:val="clear" w:color="auto" w:fill="auto"/>
                <w:tcMar>
                  <w:left w:w="28" w:type="dxa"/>
                  <w:right w:w="28" w:type="dxa"/>
                </w:tcMar>
              </w:tcPr>
            </w:tcPrChange>
          </w:tcPr>
          <w:p w14:paraId="2E8936AA" w14:textId="60D8616B" w:rsidR="00D8213D" w:rsidRPr="00477DBE" w:rsidRDefault="00D8213D" w:rsidP="00D8213D">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ES</w:t>
            </w:r>
            <w:r>
              <w:rPr>
                <w:rFonts w:ascii="Times New Roman" w:hAnsi="Times New Roman" w:cs="Times New Roman"/>
                <w:sz w:val="24"/>
                <w:szCs w:val="24"/>
              </w:rPr>
              <w:t>1</w:t>
            </w:r>
          </w:p>
        </w:tc>
        <w:tc>
          <w:tcPr>
            <w:tcW w:w="834" w:type="dxa"/>
            <w:tcBorders>
              <w:top w:val="single" w:sz="4" w:space="0" w:color="auto"/>
            </w:tcBorders>
            <w:shd w:val="clear" w:color="auto" w:fill="auto"/>
            <w:tcMar>
              <w:left w:w="28" w:type="dxa"/>
              <w:right w:w="28" w:type="dxa"/>
            </w:tcMar>
            <w:tcPrChange w:id="51" w:author="Sun-Young Kim" w:date="2021-05-24T11:25:00Z">
              <w:tcPr>
                <w:tcW w:w="834" w:type="dxa"/>
                <w:gridSpan w:val="2"/>
                <w:tcBorders>
                  <w:top w:val="single" w:sz="4" w:space="0" w:color="auto"/>
                </w:tcBorders>
                <w:shd w:val="clear" w:color="auto" w:fill="auto"/>
                <w:tcMar>
                  <w:left w:w="28" w:type="dxa"/>
                  <w:right w:w="28" w:type="dxa"/>
                </w:tcMar>
              </w:tcPr>
            </w:tcPrChange>
          </w:tcPr>
          <w:p w14:paraId="6102DBA4" w14:textId="77777777" w:rsidR="00D8213D" w:rsidRPr="00477DBE" w:rsidRDefault="00D8213D" w:rsidP="00B37023">
            <w:pPr>
              <w:wordWrap/>
              <w:spacing w:line="480" w:lineRule="auto"/>
              <w:jc w:val="center"/>
              <w:rPr>
                <w:rFonts w:ascii="Times New Roman" w:hAnsi="Times New Roman" w:cs="Times New Roman"/>
                <w:sz w:val="24"/>
                <w:szCs w:val="24"/>
              </w:rPr>
            </w:pPr>
          </w:p>
        </w:tc>
        <w:tc>
          <w:tcPr>
            <w:tcW w:w="679" w:type="dxa"/>
            <w:tcBorders>
              <w:top w:val="single" w:sz="4" w:space="0" w:color="auto"/>
            </w:tcBorders>
            <w:shd w:val="clear" w:color="auto" w:fill="auto"/>
            <w:tcMar>
              <w:left w:w="28" w:type="dxa"/>
              <w:right w:w="28" w:type="dxa"/>
            </w:tcMar>
            <w:tcPrChange w:id="52" w:author="Sun-Young Kim" w:date="2021-05-24T11:25:00Z">
              <w:tcPr>
                <w:tcW w:w="679" w:type="dxa"/>
                <w:gridSpan w:val="2"/>
                <w:tcBorders>
                  <w:top w:val="single" w:sz="4" w:space="0" w:color="auto"/>
                </w:tcBorders>
                <w:shd w:val="clear" w:color="auto" w:fill="auto"/>
                <w:tcMar>
                  <w:left w:w="28" w:type="dxa"/>
                  <w:right w:w="28" w:type="dxa"/>
                </w:tcMar>
              </w:tcPr>
            </w:tcPrChange>
          </w:tcPr>
          <w:p w14:paraId="45B11225" w14:textId="77777777" w:rsidR="00D8213D" w:rsidRPr="00477DBE" w:rsidRDefault="00D8213D" w:rsidP="00B37023">
            <w:pPr>
              <w:wordWrap/>
              <w:spacing w:line="480" w:lineRule="auto"/>
              <w:jc w:val="center"/>
              <w:rPr>
                <w:rFonts w:ascii="Times New Roman" w:hAnsi="Times New Roman" w:cs="Times New Roman"/>
                <w:sz w:val="24"/>
                <w:szCs w:val="24"/>
              </w:rPr>
            </w:pPr>
          </w:p>
        </w:tc>
        <w:tc>
          <w:tcPr>
            <w:tcW w:w="758" w:type="dxa"/>
            <w:tcBorders>
              <w:top w:val="single" w:sz="4" w:space="0" w:color="auto"/>
            </w:tcBorders>
            <w:shd w:val="clear" w:color="auto" w:fill="auto"/>
            <w:tcMar>
              <w:left w:w="28" w:type="dxa"/>
              <w:right w:w="28" w:type="dxa"/>
            </w:tcMar>
            <w:tcPrChange w:id="53" w:author="Sun-Young Kim" w:date="2021-05-24T11:25:00Z">
              <w:tcPr>
                <w:tcW w:w="758" w:type="dxa"/>
                <w:gridSpan w:val="2"/>
                <w:tcBorders>
                  <w:top w:val="single" w:sz="4" w:space="0" w:color="auto"/>
                </w:tcBorders>
                <w:shd w:val="clear" w:color="auto" w:fill="auto"/>
                <w:tcMar>
                  <w:left w:w="28" w:type="dxa"/>
                  <w:right w:w="28" w:type="dxa"/>
                </w:tcMar>
              </w:tcPr>
            </w:tcPrChange>
          </w:tcPr>
          <w:p w14:paraId="3512010A" w14:textId="77777777" w:rsidR="00D8213D" w:rsidRPr="00477DBE" w:rsidRDefault="00D8213D" w:rsidP="00B37023">
            <w:pPr>
              <w:wordWrap/>
              <w:spacing w:line="480" w:lineRule="auto"/>
              <w:jc w:val="center"/>
              <w:rPr>
                <w:rFonts w:ascii="Times New Roman" w:hAnsi="Times New Roman" w:cs="Times New Roman"/>
                <w:sz w:val="24"/>
                <w:szCs w:val="24"/>
              </w:rPr>
            </w:pPr>
          </w:p>
        </w:tc>
        <w:tc>
          <w:tcPr>
            <w:tcW w:w="756" w:type="dxa"/>
            <w:tcBorders>
              <w:top w:val="single" w:sz="4" w:space="0" w:color="auto"/>
            </w:tcBorders>
            <w:shd w:val="clear" w:color="auto" w:fill="auto"/>
            <w:tcMar>
              <w:left w:w="28" w:type="dxa"/>
              <w:right w:w="28" w:type="dxa"/>
            </w:tcMar>
            <w:tcPrChange w:id="54" w:author="Sun-Young Kim" w:date="2021-05-24T11:25:00Z">
              <w:tcPr>
                <w:tcW w:w="756" w:type="dxa"/>
                <w:gridSpan w:val="2"/>
                <w:tcBorders>
                  <w:top w:val="single" w:sz="4" w:space="0" w:color="auto"/>
                </w:tcBorders>
                <w:shd w:val="clear" w:color="auto" w:fill="auto"/>
                <w:tcMar>
                  <w:left w:w="28" w:type="dxa"/>
                  <w:right w:w="28" w:type="dxa"/>
                </w:tcMar>
              </w:tcPr>
            </w:tcPrChange>
          </w:tcPr>
          <w:p w14:paraId="0EBEB02E" w14:textId="4DE9ADCE" w:rsidR="00D8213D" w:rsidRPr="00477DBE" w:rsidRDefault="00D8213D" w:rsidP="00D8213D">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ES</w:t>
            </w:r>
            <w:r>
              <w:rPr>
                <w:rFonts w:ascii="Times New Roman" w:hAnsi="Times New Roman" w:cs="Times New Roman"/>
                <w:sz w:val="24"/>
                <w:szCs w:val="24"/>
              </w:rPr>
              <w:t>2</w:t>
            </w:r>
          </w:p>
        </w:tc>
        <w:tc>
          <w:tcPr>
            <w:tcW w:w="844" w:type="dxa"/>
            <w:tcBorders>
              <w:top w:val="single" w:sz="4" w:space="0" w:color="auto"/>
            </w:tcBorders>
            <w:shd w:val="clear" w:color="auto" w:fill="auto"/>
            <w:tcMar>
              <w:left w:w="28" w:type="dxa"/>
              <w:right w:w="28" w:type="dxa"/>
            </w:tcMar>
            <w:tcPrChange w:id="55" w:author="Sun-Young Kim" w:date="2021-05-24T11:25:00Z">
              <w:tcPr>
                <w:tcW w:w="844" w:type="dxa"/>
                <w:gridSpan w:val="2"/>
                <w:tcBorders>
                  <w:top w:val="single" w:sz="4" w:space="0" w:color="auto"/>
                </w:tcBorders>
                <w:shd w:val="clear" w:color="auto" w:fill="auto"/>
                <w:tcMar>
                  <w:left w:w="28" w:type="dxa"/>
                  <w:right w:w="28" w:type="dxa"/>
                </w:tcMar>
              </w:tcPr>
            </w:tcPrChange>
          </w:tcPr>
          <w:p w14:paraId="44799C7E" w14:textId="77777777" w:rsidR="00D8213D" w:rsidRPr="00477DBE" w:rsidRDefault="00D8213D" w:rsidP="00B37023">
            <w:pPr>
              <w:wordWrap/>
              <w:spacing w:line="480" w:lineRule="auto"/>
              <w:jc w:val="center"/>
              <w:rPr>
                <w:rFonts w:ascii="Times New Roman" w:hAnsi="Times New Roman" w:cs="Times New Roman"/>
                <w:sz w:val="24"/>
                <w:szCs w:val="24"/>
              </w:rPr>
            </w:pPr>
          </w:p>
        </w:tc>
        <w:tc>
          <w:tcPr>
            <w:tcW w:w="669" w:type="dxa"/>
            <w:tcBorders>
              <w:top w:val="single" w:sz="4" w:space="0" w:color="auto"/>
            </w:tcBorders>
            <w:shd w:val="clear" w:color="auto" w:fill="auto"/>
            <w:tcMar>
              <w:left w:w="28" w:type="dxa"/>
              <w:right w:w="28" w:type="dxa"/>
            </w:tcMar>
            <w:tcPrChange w:id="56" w:author="Sun-Young Kim" w:date="2021-05-24T11:25:00Z">
              <w:tcPr>
                <w:tcW w:w="669" w:type="dxa"/>
                <w:gridSpan w:val="2"/>
                <w:tcBorders>
                  <w:top w:val="single" w:sz="4" w:space="0" w:color="auto"/>
                </w:tcBorders>
                <w:shd w:val="clear" w:color="auto" w:fill="auto"/>
                <w:tcMar>
                  <w:left w:w="28" w:type="dxa"/>
                  <w:right w:w="28" w:type="dxa"/>
                </w:tcMar>
              </w:tcPr>
            </w:tcPrChange>
          </w:tcPr>
          <w:p w14:paraId="08756811" w14:textId="77777777" w:rsidR="00D8213D" w:rsidRPr="00477DBE" w:rsidRDefault="00D8213D" w:rsidP="00B37023">
            <w:pPr>
              <w:wordWrap/>
              <w:spacing w:line="480" w:lineRule="auto"/>
              <w:jc w:val="center"/>
              <w:rPr>
                <w:rFonts w:ascii="Times New Roman" w:hAnsi="Times New Roman" w:cs="Times New Roman"/>
                <w:sz w:val="24"/>
                <w:szCs w:val="24"/>
              </w:rPr>
            </w:pPr>
          </w:p>
        </w:tc>
        <w:tc>
          <w:tcPr>
            <w:tcW w:w="756" w:type="dxa"/>
            <w:tcBorders>
              <w:top w:val="single" w:sz="4" w:space="0" w:color="auto"/>
            </w:tcBorders>
            <w:shd w:val="clear" w:color="auto" w:fill="auto"/>
            <w:tcMar>
              <w:left w:w="28" w:type="dxa"/>
              <w:right w:w="28" w:type="dxa"/>
            </w:tcMar>
            <w:tcPrChange w:id="57" w:author="Sun-Young Kim" w:date="2021-05-24T11:25:00Z">
              <w:tcPr>
                <w:tcW w:w="756" w:type="dxa"/>
                <w:gridSpan w:val="2"/>
                <w:tcBorders>
                  <w:top w:val="single" w:sz="4" w:space="0" w:color="auto"/>
                </w:tcBorders>
                <w:shd w:val="clear" w:color="auto" w:fill="auto"/>
                <w:tcMar>
                  <w:left w:w="28" w:type="dxa"/>
                  <w:right w:w="28" w:type="dxa"/>
                </w:tcMar>
              </w:tcPr>
            </w:tcPrChange>
          </w:tcPr>
          <w:p w14:paraId="1B2602EF" w14:textId="77777777" w:rsidR="00D8213D" w:rsidRPr="00477DBE" w:rsidRDefault="00D8213D" w:rsidP="00B37023">
            <w:pPr>
              <w:wordWrap/>
              <w:spacing w:line="480" w:lineRule="auto"/>
              <w:jc w:val="center"/>
              <w:rPr>
                <w:rFonts w:ascii="Times New Roman" w:hAnsi="Times New Roman" w:cs="Times New Roman"/>
                <w:sz w:val="24"/>
                <w:szCs w:val="24"/>
              </w:rPr>
            </w:pPr>
          </w:p>
        </w:tc>
        <w:tc>
          <w:tcPr>
            <w:tcW w:w="756" w:type="dxa"/>
            <w:tcBorders>
              <w:top w:val="single" w:sz="4" w:space="0" w:color="auto"/>
            </w:tcBorders>
            <w:shd w:val="clear" w:color="auto" w:fill="auto"/>
            <w:tcMar>
              <w:left w:w="28" w:type="dxa"/>
              <w:right w:w="28" w:type="dxa"/>
            </w:tcMar>
            <w:tcPrChange w:id="58" w:author="Sun-Young Kim" w:date="2021-05-24T11:25:00Z">
              <w:tcPr>
                <w:tcW w:w="756" w:type="dxa"/>
                <w:gridSpan w:val="2"/>
                <w:tcBorders>
                  <w:top w:val="single" w:sz="4" w:space="0" w:color="auto"/>
                </w:tcBorders>
                <w:shd w:val="clear" w:color="auto" w:fill="auto"/>
                <w:tcMar>
                  <w:left w:w="28" w:type="dxa"/>
                  <w:right w:w="28" w:type="dxa"/>
                </w:tcMar>
              </w:tcPr>
            </w:tcPrChange>
          </w:tcPr>
          <w:p w14:paraId="1C4B4B7D" w14:textId="784C19F3" w:rsidR="00D8213D" w:rsidRPr="00477DBE" w:rsidRDefault="00D8213D" w:rsidP="00D8213D">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ES</w:t>
            </w:r>
            <w:r>
              <w:rPr>
                <w:rFonts w:ascii="Times New Roman" w:hAnsi="Times New Roman" w:cs="Times New Roman"/>
                <w:sz w:val="24"/>
                <w:szCs w:val="24"/>
              </w:rPr>
              <w:t>3</w:t>
            </w:r>
          </w:p>
        </w:tc>
        <w:tc>
          <w:tcPr>
            <w:tcW w:w="856" w:type="dxa"/>
            <w:tcBorders>
              <w:top w:val="single" w:sz="4" w:space="0" w:color="auto"/>
            </w:tcBorders>
            <w:shd w:val="clear" w:color="auto" w:fill="auto"/>
            <w:tcMar>
              <w:left w:w="28" w:type="dxa"/>
              <w:right w:w="28" w:type="dxa"/>
            </w:tcMar>
            <w:tcPrChange w:id="59" w:author="Sun-Young Kim" w:date="2021-05-24T11:25:00Z">
              <w:tcPr>
                <w:tcW w:w="856" w:type="dxa"/>
                <w:gridSpan w:val="2"/>
                <w:tcBorders>
                  <w:top w:val="single" w:sz="4" w:space="0" w:color="auto"/>
                </w:tcBorders>
                <w:shd w:val="clear" w:color="auto" w:fill="auto"/>
                <w:tcMar>
                  <w:left w:w="28" w:type="dxa"/>
                  <w:right w:w="28" w:type="dxa"/>
                </w:tcMar>
              </w:tcPr>
            </w:tcPrChange>
          </w:tcPr>
          <w:p w14:paraId="0F9BCAE3" w14:textId="77777777" w:rsidR="00D8213D" w:rsidRPr="00477DBE" w:rsidRDefault="00D8213D" w:rsidP="00B37023">
            <w:pPr>
              <w:wordWrap/>
              <w:spacing w:line="480" w:lineRule="auto"/>
              <w:jc w:val="center"/>
              <w:rPr>
                <w:rFonts w:ascii="Times New Roman" w:hAnsi="Times New Roman" w:cs="Times New Roman"/>
                <w:sz w:val="24"/>
                <w:szCs w:val="24"/>
              </w:rPr>
            </w:pPr>
          </w:p>
        </w:tc>
        <w:tc>
          <w:tcPr>
            <w:tcW w:w="760" w:type="dxa"/>
            <w:tcBorders>
              <w:top w:val="single" w:sz="4" w:space="0" w:color="auto"/>
            </w:tcBorders>
            <w:shd w:val="clear" w:color="auto" w:fill="auto"/>
            <w:tcMar>
              <w:left w:w="28" w:type="dxa"/>
              <w:right w:w="28" w:type="dxa"/>
            </w:tcMar>
            <w:tcPrChange w:id="60" w:author="Sun-Young Kim" w:date="2021-05-24T11:25:00Z">
              <w:tcPr>
                <w:tcW w:w="760" w:type="dxa"/>
                <w:gridSpan w:val="2"/>
                <w:tcBorders>
                  <w:top w:val="single" w:sz="4" w:space="0" w:color="auto"/>
                </w:tcBorders>
                <w:shd w:val="clear" w:color="auto" w:fill="auto"/>
                <w:tcMar>
                  <w:left w:w="28" w:type="dxa"/>
                  <w:right w:w="28" w:type="dxa"/>
                </w:tcMar>
              </w:tcPr>
            </w:tcPrChange>
          </w:tcPr>
          <w:p w14:paraId="66C31D16" w14:textId="77777777" w:rsidR="00D8213D" w:rsidRPr="00477DBE" w:rsidRDefault="00D8213D" w:rsidP="00B37023">
            <w:pPr>
              <w:wordWrap/>
              <w:spacing w:line="480" w:lineRule="auto"/>
              <w:jc w:val="center"/>
              <w:rPr>
                <w:rFonts w:ascii="Times New Roman" w:hAnsi="Times New Roman" w:cs="Times New Roman"/>
                <w:sz w:val="24"/>
                <w:szCs w:val="24"/>
              </w:rPr>
            </w:pPr>
          </w:p>
        </w:tc>
        <w:tc>
          <w:tcPr>
            <w:tcW w:w="654" w:type="dxa"/>
            <w:tcBorders>
              <w:top w:val="single" w:sz="4" w:space="0" w:color="auto"/>
            </w:tcBorders>
            <w:shd w:val="clear" w:color="auto" w:fill="auto"/>
            <w:tcMar>
              <w:left w:w="28" w:type="dxa"/>
              <w:right w:w="28" w:type="dxa"/>
            </w:tcMar>
            <w:tcPrChange w:id="61" w:author="Sun-Young Kim" w:date="2021-05-24T11:25:00Z">
              <w:tcPr>
                <w:tcW w:w="654" w:type="dxa"/>
                <w:gridSpan w:val="2"/>
                <w:tcBorders>
                  <w:top w:val="single" w:sz="4" w:space="0" w:color="auto"/>
                </w:tcBorders>
                <w:shd w:val="clear" w:color="auto" w:fill="auto"/>
                <w:tcMar>
                  <w:left w:w="28" w:type="dxa"/>
                  <w:right w:w="28" w:type="dxa"/>
                </w:tcMar>
              </w:tcPr>
            </w:tcPrChange>
          </w:tcPr>
          <w:p w14:paraId="663FBECA" w14:textId="77777777" w:rsidR="00D8213D" w:rsidRPr="00477DBE" w:rsidRDefault="00D8213D" w:rsidP="00B37023">
            <w:pPr>
              <w:wordWrap/>
              <w:spacing w:line="480" w:lineRule="auto"/>
              <w:jc w:val="center"/>
              <w:rPr>
                <w:rFonts w:ascii="Times New Roman" w:hAnsi="Times New Roman" w:cs="Times New Roman"/>
                <w:sz w:val="24"/>
                <w:szCs w:val="24"/>
              </w:rPr>
            </w:pPr>
          </w:p>
        </w:tc>
        <w:tc>
          <w:tcPr>
            <w:tcW w:w="756" w:type="dxa"/>
            <w:tcBorders>
              <w:top w:val="single" w:sz="4" w:space="0" w:color="auto"/>
            </w:tcBorders>
            <w:shd w:val="clear" w:color="auto" w:fill="auto"/>
            <w:tcMar>
              <w:left w:w="28" w:type="dxa"/>
              <w:right w:w="28" w:type="dxa"/>
            </w:tcMar>
            <w:tcPrChange w:id="62" w:author="Sun-Young Kim" w:date="2021-05-24T11:25:00Z">
              <w:tcPr>
                <w:tcW w:w="756" w:type="dxa"/>
                <w:gridSpan w:val="2"/>
                <w:tcBorders>
                  <w:top w:val="single" w:sz="4" w:space="0" w:color="auto"/>
                </w:tcBorders>
                <w:shd w:val="clear" w:color="auto" w:fill="auto"/>
                <w:tcMar>
                  <w:left w:w="28" w:type="dxa"/>
                  <w:right w:w="28" w:type="dxa"/>
                </w:tcMar>
              </w:tcPr>
            </w:tcPrChange>
          </w:tcPr>
          <w:p w14:paraId="36873781" w14:textId="7333CCA9" w:rsidR="00D8213D" w:rsidRPr="00477DBE" w:rsidRDefault="00D8213D" w:rsidP="00D8213D">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ES</w:t>
            </w:r>
            <w:r>
              <w:rPr>
                <w:rFonts w:ascii="Times New Roman" w:hAnsi="Times New Roman" w:cs="Times New Roman"/>
                <w:sz w:val="24"/>
                <w:szCs w:val="24"/>
              </w:rPr>
              <w:t>4</w:t>
            </w:r>
          </w:p>
        </w:tc>
        <w:tc>
          <w:tcPr>
            <w:tcW w:w="868" w:type="dxa"/>
            <w:tcBorders>
              <w:top w:val="single" w:sz="4" w:space="0" w:color="auto"/>
            </w:tcBorders>
            <w:shd w:val="clear" w:color="auto" w:fill="auto"/>
            <w:tcMar>
              <w:left w:w="28" w:type="dxa"/>
              <w:right w:w="28" w:type="dxa"/>
            </w:tcMar>
            <w:vAlign w:val="center"/>
            <w:tcPrChange w:id="63" w:author="Sun-Young Kim" w:date="2021-05-24T11:25:00Z">
              <w:tcPr>
                <w:tcW w:w="868" w:type="dxa"/>
                <w:gridSpan w:val="2"/>
                <w:tcBorders>
                  <w:top w:val="single" w:sz="4" w:space="0" w:color="auto"/>
                </w:tcBorders>
                <w:shd w:val="clear" w:color="auto" w:fill="auto"/>
                <w:tcMar>
                  <w:left w:w="28" w:type="dxa"/>
                  <w:right w:w="28" w:type="dxa"/>
                </w:tcMar>
                <w:vAlign w:val="center"/>
              </w:tcPr>
            </w:tcPrChange>
          </w:tcPr>
          <w:p w14:paraId="7C692DD2" w14:textId="77777777" w:rsidR="00D8213D" w:rsidRPr="00477DBE" w:rsidRDefault="00D8213D" w:rsidP="00B37023">
            <w:pPr>
              <w:wordWrap/>
              <w:spacing w:line="480" w:lineRule="auto"/>
              <w:jc w:val="center"/>
              <w:rPr>
                <w:rFonts w:ascii="Times New Roman" w:hAnsi="Times New Roman" w:cs="Times New Roman"/>
                <w:sz w:val="24"/>
                <w:szCs w:val="24"/>
              </w:rPr>
            </w:pPr>
          </w:p>
        </w:tc>
        <w:tc>
          <w:tcPr>
            <w:tcW w:w="760" w:type="dxa"/>
            <w:tcBorders>
              <w:top w:val="single" w:sz="4" w:space="0" w:color="auto"/>
            </w:tcBorders>
            <w:shd w:val="clear" w:color="auto" w:fill="auto"/>
            <w:tcMar>
              <w:left w:w="28" w:type="dxa"/>
              <w:right w:w="28" w:type="dxa"/>
            </w:tcMar>
            <w:vAlign w:val="center"/>
            <w:tcPrChange w:id="64" w:author="Sun-Young Kim" w:date="2021-05-24T11:25:00Z">
              <w:tcPr>
                <w:tcW w:w="760" w:type="dxa"/>
                <w:gridSpan w:val="2"/>
                <w:tcBorders>
                  <w:top w:val="single" w:sz="4" w:space="0" w:color="auto"/>
                </w:tcBorders>
                <w:shd w:val="clear" w:color="auto" w:fill="auto"/>
                <w:tcMar>
                  <w:left w:w="28" w:type="dxa"/>
                  <w:right w:w="28" w:type="dxa"/>
                </w:tcMar>
                <w:vAlign w:val="center"/>
              </w:tcPr>
            </w:tcPrChange>
          </w:tcPr>
          <w:p w14:paraId="6A0FC8F3" w14:textId="77777777" w:rsidR="00D8213D" w:rsidRPr="00477DBE" w:rsidRDefault="00D8213D" w:rsidP="00B37023">
            <w:pPr>
              <w:wordWrap/>
              <w:spacing w:line="480" w:lineRule="auto"/>
              <w:jc w:val="center"/>
              <w:rPr>
                <w:rFonts w:ascii="Times New Roman" w:hAnsi="Times New Roman" w:cs="Times New Roman"/>
                <w:sz w:val="24"/>
                <w:szCs w:val="24"/>
              </w:rPr>
            </w:pPr>
          </w:p>
        </w:tc>
        <w:tc>
          <w:tcPr>
            <w:tcW w:w="642" w:type="dxa"/>
            <w:tcBorders>
              <w:top w:val="single" w:sz="4" w:space="0" w:color="auto"/>
            </w:tcBorders>
            <w:shd w:val="clear" w:color="auto" w:fill="auto"/>
            <w:tcMar>
              <w:left w:w="28" w:type="dxa"/>
              <w:right w:w="28" w:type="dxa"/>
            </w:tcMar>
            <w:vAlign w:val="center"/>
            <w:tcPrChange w:id="65" w:author="Sun-Young Kim" w:date="2021-05-24T11:25:00Z">
              <w:tcPr>
                <w:tcW w:w="642" w:type="dxa"/>
                <w:gridSpan w:val="2"/>
                <w:tcBorders>
                  <w:top w:val="single" w:sz="4" w:space="0" w:color="auto"/>
                </w:tcBorders>
                <w:shd w:val="clear" w:color="auto" w:fill="auto"/>
                <w:tcMar>
                  <w:left w:w="28" w:type="dxa"/>
                  <w:right w:w="28" w:type="dxa"/>
                </w:tcMar>
                <w:vAlign w:val="center"/>
              </w:tcPr>
            </w:tcPrChange>
          </w:tcPr>
          <w:p w14:paraId="7A9CEF43" w14:textId="77777777" w:rsidR="00D8213D" w:rsidRPr="00477DBE" w:rsidRDefault="00D8213D" w:rsidP="00B37023">
            <w:pPr>
              <w:wordWrap/>
              <w:spacing w:line="480" w:lineRule="auto"/>
              <w:jc w:val="center"/>
              <w:rPr>
                <w:rFonts w:ascii="Times New Roman" w:hAnsi="Times New Roman" w:cs="Times New Roman"/>
                <w:sz w:val="24"/>
                <w:szCs w:val="24"/>
              </w:rPr>
            </w:pPr>
          </w:p>
        </w:tc>
      </w:tr>
      <w:tr w:rsidR="00D8213D" w:rsidRPr="001D41A8" w14:paraId="6DB21144" w14:textId="77777777" w:rsidTr="00C04459">
        <w:trPr>
          <w:trHeight w:val="69"/>
          <w:trPrChange w:id="66" w:author="Sun-Young Kim" w:date="2021-05-24T11:25:00Z">
            <w:trPr>
              <w:gridAfter w:val="0"/>
              <w:trHeight w:val="69"/>
            </w:trPr>
          </w:trPrChange>
        </w:trPr>
        <w:tc>
          <w:tcPr>
            <w:tcW w:w="1249" w:type="dxa"/>
            <w:tcBorders>
              <w:bottom w:val="single" w:sz="4" w:space="0" w:color="auto"/>
            </w:tcBorders>
            <w:shd w:val="clear" w:color="auto" w:fill="auto"/>
            <w:tcMar>
              <w:left w:w="28" w:type="dxa"/>
              <w:right w:w="28" w:type="dxa"/>
            </w:tcMar>
            <w:tcPrChange w:id="67" w:author="Sun-Young Kim" w:date="2021-05-24T11:25:00Z">
              <w:tcPr>
                <w:tcW w:w="777" w:type="dxa"/>
                <w:tcBorders>
                  <w:bottom w:val="single" w:sz="4" w:space="0" w:color="auto"/>
                </w:tcBorders>
                <w:shd w:val="clear" w:color="auto" w:fill="auto"/>
                <w:tcMar>
                  <w:left w:w="28" w:type="dxa"/>
                  <w:right w:w="28" w:type="dxa"/>
                </w:tcMar>
              </w:tcPr>
            </w:tcPrChange>
          </w:tcPr>
          <w:p w14:paraId="4D4B75D6" w14:textId="76DB72B8" w:rsidR="00D8213D" w:rsidRPr="00477DBE" w:rsidRDefault="006841E8" w:rsidP="00B37023">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Address</w:t>
            </w:r>
          </w:p>
        </w:tc>
        <w:tc>
          <w:tcPr>
            <w:tcW w:w="1160" w:type="dxa"/>
            <w:tcBorders>
              <w:bottom w:val="single" w:sz="4" w:space="0" w:color="auto"/>
            </w:tcBorders>
            <w:shd w:val="clear" w:color="auto" w:fill="auto"/>
            <w:tcMar>
              <w:left w:w="28" w:type="dxa"/>
              <w:right w:w="28" w:type="dxa"/>
            </w:tcMar>
            <w:tcPrChange w:id="68" w:author="Sun-Young Kim" w:date="2021-05-24T11:25:00Z">
              <w:tcPr>
                <w:tcW w:w="1160" w:type="dxa"/>
                <w:gridSpan w:val="2"/>
                <w:tcBorders>
                  <w:bottom w:val="single" w:sz="4" w:space="0" w:color="auto"/>
                </w:tcBorders>
                <w:shd w:val="clear" w:color="auto" w:fill="auto"/>
                <w:tcMar>
                  <w:left w:w="28" w:type="dxa"/>
                  <w:right w:w="28" w:type="dxa"/>
                </w:tcMar>
              </w:tcPr>
            </w:tcPrChange>
          </w:tcPr>
          <w:p w14:paraId="6A8E4233" w14:textId="77777777" w:rsidR="00C04459" w:rsidRDefault="00D8213D" w:rsidP="00B37023">
            <w:pPr>
              <w:wordWrap/>
              <w:spacing w:line="480" w:lineRule="auto"/>
              <w:jc w:val="center"/>
              <w:rPr>
                <w:ins w:id="69" w:author="Sun-Young Kim" w:date="2021-05-24T11:25:00Z"/>
                <w:rFonts w:ascii="Times New Roman" w:hAnsi="Times New Roman" w:cs="Times New Roman"/>
                <w:sz w:val="24"/>
                <w:szCs w:val="24"/>
              </w:rPr>
            </w:pPr>
            <w:r w:rsidRPr="00477DBE">
              <w:rPr>
                <w:rFonts w:ascii="Times New Roman" w:hAnsi="Times New Roman" w:cs="Times New Roman"/>
                <w:sz w:val="24"/>
                <w:szCs w:val="24"/>
              </w:rPr>
              <w:t>Exposure</w:t>
            </w:r>
          </w:p>
          <w:p w14:paraId="62F470C6" w14:textId="73935C2B" w:rsidR="00D8213D" w:rsidRPr="00477DBE" w:rsidRDefault="00D8213D" w:rsidP="00D50A9A">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prediction</w:t>
            </w:r>
            <w:r>
              <w:rPr>
                <w:rFonts w:ascii="Times New Roman" w:hAnsi="Times New Roman" w:cs="Times New Roman"/>
                <w:sz w:val="24"/>
                <w:szCs w:val="24"/>
                <w:vertAlign w:val="superscript"/>
              </w:rPr>
              <w:t xml:space="preserve"> </w:t>
            </w:r>
          </w:p>
        </w:tc>
        <w:tc>
          <w:tcPr>
            <w:tcW w:w="756" w:type="dxa"/>
            <w:tcBorders>
              <w:bottom w:val="single" w:sz="4" w:space="0" w:color="auto"/>
            </w:tcBorders>
            <w:shd w:val="clear" w:color="auto" w:fill="auto"/>
            <w:tcMar>
              <w:left w:w="28" w:type="dxa"/>
              <w:right w:w="28" w:type="dxa"/>
            </w:tcMar>
            <w:vAlign w:val="center"/>
            <w:tcPrChange w:id="70" w:author="Sun-Young Kim" w:date="2021-05-24T11:25:00Z">
              <w:tcPr>
                <w:tcW w:w="756" w:type="dxa"/>
                <w:gridSpan w:val="2"/>
                <w:tcBorders>
                  <w:bottom w:val="single" w:sz="4" w:space="0" w:color="auto"/>
                </w:tcBorders>
                <w:shd w:val="clear" w:color="auto" w:fill="auto"/>
                <w:tcMar>
                  <w:left w:w="28" w:type="dxa"/>
                  <w:right w:w="28" w:type="dxa"/>
                </w:tcMar>
                <w:vAlign w:val="center"/>
              </w:tcPr>
            </w:tcPrChange>
          </w:tcPr>
          <w:p w14:paraId="56975A8F" w14:textId="77777777" w:rsidR="00D8213D" w:rsidRPr="00477DBE" w:rsidRDefault="00D8213D" w:rsidP="00B37023">
            <w:pPr>
              <w:wordWrap/>
              <w:spacing w:line="480" w:lineRule="auto"/>
              <w:jc w:val="center"/>
              <w:rPr>
                <w:rFonts w:ascii="Times New Roman" w:hAnsi="Times New Roman" w:cs="Times New Roman"/>
                <w:sz w:val="24"/>
                <w:szCs w:val="24"/>
              </w:rPr>
            </w:pPr>
            <w:proofErr w:type="spellStart"/>
            <w:r w:rsidRPr="00477DBE">
              <w:rPr>
                <w:rFonts w:ascii="Times New Roman" w:hAnsi="Times New Roman" w:cs="Times New Roman"/>
                <w:sz w:val="24"/>
                <w:szCs w:val="24"/>
              </w:rPr>
              <w:t>Bias</w:t>
            </w:r>
            <w:r w:rsidRPr="00477DBE">
              <w:rPr>
                <w:rFonts w:ascii="Times New Roman" w:hAnsi="Times New Roman" w:cs="Times New Roman"/>
                <w:sz w:val="24"/>
                <w:szCs w:val="24"/>
                <w:vertAlign w:val="superscript"/>
              </w:rPr>
              <w:t>a</w:t>
            </w:r>
            <w:proofErr w:type="spellEnd"/>
          </w:p>
        </w:tc>
        <w:tc>
          <w:tcPr>
            <w:tcW w:w="834" w:type="dxa"/>
            <w:tcBorders>
              <w:bottom w:val="single" w:sz="4" w:space="0" w:color="auto"/>
            </w:tcBorders>
            <w:shd w:val="clear" w:color="auto" w:fill="auto"/>
            <w:tcMar>
              <w:left w:w="28" w:type="dxa"/>
              <w:right w:w="28" w:type="dxa"/>
            </w:tcMar>
            <w:vAlign w:val="center"/>
            <w:tcPrChange w:id="71" w:author="Sun-Young Kim" w:date="2021-05-24T11:25:00Z">
              <w:tcPr>
                <w:tcW w:w="834" w:type="dxa"/>
                <w:gridSpan w:val="2"/>
                <w:tcBorders>
                  <w:bottom w:val="single" w:sz="4" w:space="0" w:color="auto"/>
                </w:tcBorders>
                <w:shd w:val="clear" w:color="auto" w:fill="auto"/>
                <w:tcMar>
                  <w:left w:w="28" w:type="dxa"/>
                  <w:right w:w="28" w:type="dxa"/>
                </w:tcMar>
                <w:vAlign w:val="center"/>
              </w:tcPr>
            </w:tcPrChange>
          </w:tcPr>
          <w:p w14:paraId="0779F8BE" w14:textId="77777777" w:rsidR="00D8213D" w:rsidRPr="00477DBE" w:rsidRDefault="00D8213D" w:rsidP="00B37023">
            <w:pPr>
              <w:wordWrap/>
              <w:spacing w:line="480" w:lineRule="auto"/>
              <w:jc w:val="center"/>
              <w:rPr>
                <w:rFonts w:ascii="Times New Roman" w:hAnsi="Times New Roman" w:cs="Times New Roman"/>
                <w:sz w:val="24"/>
                <w:szCs w:val="24"/>
              </w:rPr>
            </w:pPr>
            <w:proofErr w:type="spellStart"/>
            <w:r w:rsidRPr="00477DBE">
              <w:rPr>
                <w:rFonts w:ascii="Times New Roman" w:hAnsi="Times New Roman" w:cs="Times New Roman"/>
                <w:sz w:val="24"/>
                <w:szCs w:val="24"/>
              </w:rPr>
              <w:t>RMSE</w:t>
            </w:r>
            <w:r w:rsidRPr="00477DBE">
              <w:rPr>
                <w:rFonts w:ascii="Times New Roman" w:hAnsi="Times New Roman" w:cs="Times New Roman"/>
                <w:sz w:val="24"/>
                <w:szCs w:val="24"/>
                <w:vertAlign w:val="superscript"/>
              </w:rPr>
              <w:t>b</w:t>
            </w:r>
            <w:proofErr w:type="spellEnd"/>
          </w:p>
        </w:tc>
        <w:tc>
          <w:tcPr>
            <w:tcW w:w="679" w:type="dxa"/>
            <w:tcBorders>
              <w:bottom w:val="single" w:sz="4" w:space="0" w:color="auto"/>
            </w:tcBorders>
            <w:shd w:val="clear" w:color="auto" w:fill="auto"/>
            <w:tcMar>
              <w:left w:w="28" w:type="dxa"/>
              <w:right w:w="28" w:type="dxa"/>
            </w:tcMar>
            <w:vAlign w:val="center"/>
            <w:tcPrChange w:id="72" w:author="Sun-Young Kim" w:date="2021-05-24T11:25:00Z">
              <w:tcPr>
                <w:tcW w:w="679" w:type="dxa"/>
                <w:gridSpan w:val="2"/>
                <w:tcBorders>
                  <w:bottom w:val="single" w:sz="4" w:space="0" w:color="auto"/>
                </w:tcBorders>
                <w:shd w:val="clear" w:color="auto" w:fill="auto"/>
                <w:tcMar>
                  <w:left w:w="28" w:type="dxa"/>
                  <w:right w:w="28" w:type="dxa"/>
                </w:tcMar>
                <w:vAlign w:val="center"/>
              </w:tcPr>
            </w:tcPrChange>
          </w:tcPr>
          <w:p w14:paraId="6D484DDD" w14:textId="77777777" w:rsidR="00D8213D" w:rsidRPr="00477DBE" w:rsidRDefault="00D8213D" w:rsidP="00B37023">
            <w:pPr>
              <w:wordWrap/>
              <w:spacing w:line="480" w:lineRule="auto"/>
              <w:jc w:val="center"/>
              <w:rPr>
                <w:rFonts w:ascii="Times New Roman" w:hAnsi="Times New Roman" w:cs="Times New Roman"/>
                <w:sz w:val="24"/>
                <w:szCs w:val="24"/>
              </w:rPr>
            </w:pPr>
            <w:proofErr w:type="spellStart"/>
            <w:r w:rsidRPr="00477DBE">
              <w:rPr>
                <w:rFonts w:ascii="Times New Roman" w:hAnsi="Times New Roman" w:cs="Times New Roman"/>
                <w:sz w:val="24"/>
                <w:szCs w:val="24"/>
              </w:rPr>
              <w:t>ASE</w:t>
            </w:r>
            <w:r w:rsidRPr="00477DBE">
              <w:rPr>
                <w:rFonts w:ascii="Times New Roman" w:hAnsi="Times New Roman" w:cs="Times New Roman"/>
                <w:sz w:val="24"/>
                <w:szCs w:val="24"/>
                <w:vertAlign w:val="superscript"/>
              </w:rPr>
              <w:t>c</w:t>
            </w:r>
            <w:proofErr w:type="spellEnd"/>
          </w:p>
        </w:tc>
        <w:tc>
          <w:tcPr>
            <w:tcW w:w="758" w:type="dxa"/>
            <w:tcBorders>
              <w:bottom w:val="single" w:sz="4" w:space="0" w:color="auto"/>
            </w:tcBorders>
            <w:shd w:val="clear" w:color="auto" w:fill="auto"/>
            <w:tcMar>
              <w:left w:w="28" w:type="dxa"/>
              <w:right w:w="28" w:type="dxa"/>
            </w:tcMar>
            <w:vAlign w:val="center"/>
            <w:tcPrChange w:id="73" w:author="Sun-Young Kim" w:date="2021-05-24T11:25:00Z">
              <w:tcPr>
                <w:tcW w:w="758" w:type="dxa"/>
                <w:gridSpan w:val="2"/>
                <w:tcBorders>
                  <w:bottom w:val="single" w:sz="4" w:space="0" w:color="auto"/>
                </w:tcBorders>
                <w:shd w:val="clear" w:color="auto" w:fill="auto"/>
                <w:tcMar>
                  <w:left w:w="28" w:type="dxa"/>
                  <w:right w:w="28" w:type="dxa"/>
                </w:tcMar>
                <w:vAlign w:val="center"/>
              </w:tcPr>
            </w:tcPrChange>
          </w:tcPr>
          <w:p w14:paraId="09E00402" w14:textId="77777777" w:rsidR="00D8213D" w:rsidRPr="00477DBE" w:rsidRDefault="00D8213D" w:rsidP="00B37023">
            <w:pPr>
              <w:wordWrap/>
              <w:spacing w:line="480" w:lineRule="auto"/>
              <w:jc w:val="center"/>
              <w:rPr>
                <w:rFonts w:ascii="Times New Roman" w:hAnsi="Times New Roman" w:cs="Times New Roman"/>
                <w:sz w:val="24"/>
                <w:szCs w:val="24"/>
              </w:rPr>
            </w:pPr>
            <w:proofErr w:type="spellStart"/>
            <w:r w:rsidRPr="00477DBE">
              <w:rPr>
                <w:rFonts w:ascii="Times New Roman" w:hAnsi="Times New Roman" w:cs="Times New Roman"/>
                <w:sz w:val="24"/>
                <w:szCs w:val="24"/>
              </w:rPr>
              <w:t>CP</w:t>
            </w:r>
            <w:r w:rsidRPr="00477DBE">
              <w:rPr>
                <w:rFonts w:ascii="Times New Roman" w:hAnsi="Times New Roman" w:cs="Times New Roman"/>
                <w:sz w:val="24"/>
                <w:szCs w:val="24"/>
                <w:vertAlign w:val="superscript"/>
              </w:rPr>
              <w:t>d</w:t>
            </w:r>
            <w:proofErr w:type="spellEnd"/>
          </w:p>
        </w:tc>
        <w:tc>
          <w:tcPr>
            <w:tcW w:w="756" w:type="dxa"/>
            <w:tcBorders>
              <w:bottom w:val="single" w:sz="4" w:space="0" w:color="auto"/>
            </w:tcBorders>
            <w:shd w:val="clear" w:color="auto" w:fill="auto"/>
            <w:tcMar>
              <w:left w:w="28" w:type="dxa"/>
              <w:right w:w="28" w:type="dxa"/>
            </w:tcMar>
            <w:vAlign w:val="center"/>
            <w:tcPrChange w:id="74" w:author="Sun-Young Kim" w:date="2021-05-24T11:25:00Z">
              <w:tcPr>
                <w:tcW w:w="756" w:type="dxa"/>
                <w:gridSpan w:val="2"/>
                <w:tcBorders>
                  <w:bottom w:val="single" w:sz="4" w:space="0" w:color="auto"/>
                </w:tcBorders>
                <w:shd w:val="clear" w:color="auto" w:fill="auto"/>
                <w:tcMar>
                  <w:left w:w="28" w:type="dxa"/>
                  <w:right w:w="28" w:type="dxa"/>
                </w:tcMar>
                <w:vAlign w:val="center"/>
              </w:tcPr>
            </w:tcPrChange>
          </w:tcPr>
          <w:p w14:paraId="720689C7" w14:textId="77777777" w:rsidR="00D8213D" w:rsidRPr="00477DBE" w:rsidRDefault="00D8213D" w:rsidP="00B37023">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Bias</w:t>
            </w:r>
          </w:p>
        </w:tc>
        <w:tc>
          <w:tcPr>
            <w:tcW w:w="844" w:type="dxa"/>
            <w:tcBorders>
              <w:bottom w:val="single" w:sz="4" w:space="0" w:color="auto"/>
            </w:tcBorders>
            <w:shd w:val="clear" w:color="auto" w:fill="auto"/>
            <w:tcMar>
              <w:left w:w="28" w:type="dxa"/>
              <w:right w:w="28" w:type="dxa"/>
            </w:tcMar>
            <w:vAlign w:val="center"/>
            <w:tcPrChange w:id="75" w:author="Sun-Young Kim" w:date="2021-05-24T11:25:00Z">
              <w:tcPr>
                <w:tcW w:w="844" w:type="dxa"/>
                <w:gridSpan w:val="2"/>
                <w:tcBorders>
                  <w:bottom w:val="single" w:sz="4" w:space="0" w:color="auto"/>
                </w:tcBorders>
                <w:shd w:val="clear" w:color="auto" w:fill="auto"/>
                <w:tcMar>
                  <w:left w:w="28" w:type="dxa"/>
                  <w:right w:w="28" w:type="dxa"/>
                </w:tcMar>
                <w:vAlign w:val="center"/>
              </w:tcPr>
            </w:tcPrChange>
          </w:tcPr>
          <w:p w14:paraId="7FE09B50" w14:textId="77777777" w:rsidR="00D8213D" w:rsidRPr="00477DBE" w:rsidRDefault="00D8213D" w:rsidP="00B37023">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RMSE</w:t>
            </w:r>
          </w:p>
        </w:tc>
        <w:tc>
          <w:tcPr>
            <w:tcW w:w="669" w:type="dxa"/>
            <w:tcBorders>
              <w:bottom w:val="single" w:sz="4" w:space="0" w:color="auto"/>
            </w:tcBorders>
            <w:shd w:val="clear" w:color="auto" w:fill="auto"/>
            <w:tcMar>
              <w:left w:w="28" w:type="dxa"/>
              <w:right w:w="28" w:type="dxa"/>
            </w:tcMar>
            <w:vAlign w:val="center"/>
            <w:tcPrChange w:id="76" w:author="Sun-Young Kim" w:date="2021-05-24T11:25:00Z">
              <w:tcPr>
                <w:tcW w:w="669" w:type="dxa"/>
                <w:gridSpan w:val="2"/>
                <w:tcBorders>
                  <w:bottom w:val="single" w:sz="4" w:space="0" w:color="auto"/>
                </w:tcBorders>
                <w:shd w:val="clear" w:color="auto" w:fill="auto"/>
                <w:tcMar>
                  <w:left w:w="28" w:type="dxa"/>
                  <w:right w:w="28" w:type="dxa"/>
                </w:tcMar>
                <w:vAlign w:val="center"/>
              </w:tcPr>
            </w:tcPrChange>
          </w:tcPr>
          <w:p w14:paraId="66B34E5C" w14:textId="77777777" w:rsidR="00D8213D" w:rsidRPr="00477DBE" w:rsidRDefault="00D8213D" w:rsidP="00B37023">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ASE</w:t>
            </w:r>
          </w:p>
        </w:tc>
        <w:tc>
          <w:tcPr>
            <w:tcW w:w="756" w:type="dxa"/>
            <w:tcBorders>
              <w:bottom w:val="single" w:sz="4" w:space="0" w:color="auto"/>
            </w:tcBorders>
            <w:shd w:val="clear" w:color="auto" w:fill="auto"/>
            <w:tcMar>
              <w:left w:w="28" w:type="dxa"/>
              <w:right w:w="28" w:type="dxa"/>
            </w:tcMar>
            <w:vAlign w:val="center"/>
            <w:tcPrChange w:id="77" w:author="Sun-Young Kim" w:date="2021-05-24T11:25:00Z">
              <w:tcPr>
                <w:tcW w:w="756" w:type="dxa"/>
                <w:gridSpan w:val="2"/>
                <w:tcBorders>
                  <w:bottom w:val="single" w:sz="4" w:space="0" w:color="auto"/>
                </w:tcBorders>
                <w:shd w:val="clear" w:color="auto" w:fill="auto"/>
                <w:tcMar>
                  <w:left w:w="28" w:type="dxa"/>
                  <w:right w:w="28" w:type="dxa"/>
                </w:tcMar>
                <w:vAlign w:val="center"/>
              </w:tcPr>
            </w:tcPrChange>
          </w:tcPr>
          <w:p w14:paraId="07D21AD5" w14:textId="77777777" w:rsidR="00D8213D" w:rsidRPr="00477DBE" w:rsidRDefault="00D8213D" w:rsidP="00B37023">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CP</w:t>
            </w:r>
          </w:p>
        </w:tc>
        <w:tc>
          <w:tcPr>
            <w:tcW w:w="756" w:type="dxa"/>
            <w:tcBorders>
              <w:bottom w:val="single" w:sz="4" w:space="0" w:color="auto"/>
            </w:tcBorders>
            <w:shd w:val="clear" w:color="auto" w:fill="auto"/>
            <w:tcMar>
              <w:left w:w="28" w:type="dxa"/>
              <w:right w:w="28" w:type="dxa"/>
            </w:tcMar>
            <w:vAlign w:val="center"/>
            <w:tcPrChange w:id="78" w:author="Sun-Young Kim" w:date="2021-05-24T11:25:00Z">
              <w:tcPr>
                <w:tcW w:w="756" w:type="dxa"/>
                <w:gridSpan w:val="2"/>
                <w:tcBorders>
                  <w:bottom w:val="single" w:sz="4" w:space="0" w:color="auto"/>
                </w:tcBorders>
                <w:shd w:val="clear" w:color="auto" w:fill="auto"/>
                <w:tcMar>
                  <w:left w:w="28" w:type="dxa"/>
                  <w:right w:w="28" w:type="dxa"/>
                </w:tcMar>
                <w:vAlign w:val="center"/>
              </w:tcPr>
            </w:tcPrChange>
          </w:tcPr>
          <w:p w14:paraId="225C1713" w14:textId="77777777" w:rsidR="00D8213D" w:rsidRPr="00477DBE" w:rsidRDefault="00D8213D" w:rsidP="00B37023">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Bias</w:t>
            </w:r>
          </w:p>
        </w:tc>
        <w:tc>
          <w:tcPr>
            <w:tcW w:w="856" w:type="dxa"/>
            <w:tcBorders>
              <w:bottom w:val="single" w:sz="4" w:space="0" w:color="auto"/>
            </w:tcBorders>
            <w:shd w:val="clear" w:color="auto" w:fill="auto"/>
            <w:tcMar>
              <w:left w:w="28" w:type="dxa"/>
              <w:right w:w="28" w:type="dxa"/>
            </w:tcMar>
            <w:vAlign w:val="center"/>
            <w:tcPrChange w:id="79" w:author="Sun-Young Kim" w:date="2021-05-24T11:25:00Z">
              <w:tcPr>
                <w:tcW w:w="856" w:type="dxa"/>
                <w:gridSpan w:val="2"/>
                <w:tcBorders>
                  <w:bottom w:val="single" w:sz="4" w:space="0" w:color="auto"/>
                </w:tcBorders>
                <w:shd w:val="clear" w:color="auto" w:fill="auto"/>
                <w:tcMar>
                  <w:left w:w="28" w:type="dxa"/>
                  <w:right w:w="28" w:type="dxa"/>
                </w:tcMar>
                <w:vAlign w:val="center"/>
              </w:tcPr>
            </w:tcPrChange>
          </w:tcPr>
          <w:p w14:paraId="41EE087F" w14:textId="77777777" w:rsidR="00D8213D" w:rsidRPr="00477DBE" w:rsidRDefault="00D8213D" w:rsidP="00B37023">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RMSE</w:t>
            </w:r>
          </w:p>
        </w:tc>
        <w:tc>
          <w:tcPr>
            <w:tcW w:w="760" w:type="dxa"/>
            <w:tcBorders>
              <w:bottom w:val="single" w:sz="4" w:space="0" w:color="auto"/>
            </w:tcBorders>
            <w:shd w:val="clear" w:color="auto" w:fill="auto"/>
            <w:tcMar>
              <w:left w:w="28" w:type="dxa"/>
              <w:right w:w="28" w:type="dxa"/>
            </w:tcMar>
            <w:vAlign w:val="center"/>
            <w:tcPrChange w:id="80" w:author="Sun-Young Kim" w:date="2021-05-24T11:25:00Z">
              <w:tcPr>
                <w:tcW w:w="760" w:type="dxa"/>
                <w:gridSpan w:val="2"/>
                <w:tcBorders>
                  <w:bottom w:val="single" w:sz="4" w:space="0" w:color="auto"/>
                </w:tcBorders>
                <w:shd w:val="clear" w:color="auto" w:fill="auto"/>
                <w:tcMar>
                  <w:left w:w="28" w:type="dxa"/>
                  <w:right w:w="28" w:type="dxa"/>
                </w:tcMar>
                <w:vAlign w:val="center"/>
              </w:tcPr>
            </w:tcPrChange>
          </w:tcPr>
          <w:p w14:paraId="63C8CCBF" w14:textId="77777777" w:rsidR="00D8213D" w:rsidRPr="00477DBE" w:rsidRDefault="00D8213D" w:rsidP="00B37023">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ASE</w:t>
            </w:r>
          </w:p>
        </w:tc>
        <w:tc>
          <w:tcPr>
            <w:tcW w:w="654" w:type="dxa"/>
            <w:tcBorders>
              <w:bottom w:val="single" w:sz="4" w:space="0" w:color="auto"/>
            </w:tcBorders>
            <w:shd w:val="clear" w:color="auto" w:fill="auto"/>
            <w:tcMar>
              <w:left w:w="28" w:type="dxa"/>
              <w:right w:w="28" w:type="dxa"/>
            </w:tcMar>
            <w:vAlign w:val="center"/>
            <w:tcPrChange w:id="81" w:author="Sun-Young Kim" w:date="2021-05-24T11:25:00Z">
              <w:tcPr>
                <w:tcW w:w="654" w:type="dxa"/>
                <w:gridSpan w:val="2"/>
                <w:tcBorders>
                  <w:bottom w:val="single" w:sz="4" w:space="0" w:color="auto"/>
                </w:tcBorders>
                <w:shd w:val="clear" w:color="auto" w:fill="auto"/>
                <w:tcMar>
                  <w:left w:w="28" w:type="dxa"/>
                  <w:right w:w="28" w:type="dxa"/>
                </w:tcMar>
                <w:vAlign w:val="center"/>
              </w:tcPr>
            </w:tcPrChange>
          </w:tcPr>
          <w:p w14:paraId="2963A8B5" w14:textId="77777777" w:rsidR="00D8213D" w:rsidRPr="00477DBE" w:rsidRDefault="00D8213D" w:rsidP="00B37023">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CP</w:t>
            </w:r>
          </w:p>
        </w:tc>
        <w:tc>
          <w:tcPr>
            <w:tcW w:w="756" w:type="dxa"/>
            <w:tcBorders>
              <w:bottom w:val="single" w:sz="4" w:space="0" w:color="auto"/>
            </w:tcBorders>
            <w:shd w:val="clear" w:color="auto" w:fill="auto"/>
            <w:tcMar>
              <w:left w:w="28" w:type="dxa"/>
              <w:right w:w="28" w:type="dxa"/>
            </w:tcMar>
            <w:vAlign w:val="center"/>
            <w:tcPrChange w:id="82" w:author="Sun-Young Kim" w:date="2021-05-24T11:25:00Z">
              <w:tcPr>
                <w:tcW w:w="756" w:type="dxa"/>
                <w:gridSpan w:val="2"/>
                <w:tcBorders>
                  <w:bottom w:val="single" w:sz="4" w:space="0" w:color="auto"/>
                </w:tcBorders>
                <w:shd w:val="clear" w:color="auto" w:fill="auto"/>
                <w:tcMar>
                  <w:left w:w="28" w:type="dxa"/>
                  <w:right w:w="28" w:type="dxa"/>
                </w:tcMar>
                <w:vAlign w:val="center"/>
              </w:tcPr>
            </w:tcPrChange>
          </w:tcPr>
          <w:p w14:paraId="6F4C021D" w14:textId="77777777" w:rsidR="00D8213D" w:rsidRPr="00477DBE" w:rsidRDefault="00D8213D" w:rsidP="00B37023">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Bias</w:t>
            </w:r>
          </w:p>
        </w:tc>
        <w:tc>
          <w:tcPr>
            <w:tcW w:w="868" w:type="dxa"/>
            <w:tcBorders>
              <w:bottom w:val="single" w:sz="4" w:space="0" w:color="auto"/>
            </w:tcBorders>
            <w:shd w:val="clear" w:color="auto" w:fill="auto"/>
            <w:tcMar>
              <w:left w:w="28" w:type="dxa"/>
              <w:right w:w="28" w:type="dxa"/>
            </w:tcMar>
            <w:vAlign w:val="center"/>
            <w:tcPrChange w:id="83" w:author="Sun-Young Kim" w:date="2021-05-24T11:25:00Z">
              <w:tcPr>
                <w:tcW w:w="868" w:type="dxa"/>
                <w:gridSpan w:val="2"/>
                <w:tcBorders>
                  <w:bottom w:val="single" w:sz="4" w:space="0" w:color="auto"/>
                </w:tcBorders>
                <w:shd w:val="clear" w:color="auto" w:fill="auto"/>
                <w:tcMar>
                  <w:left w:w="28" w:type="dxa"/>
                  <w:right w:w="28" w:type="dxa"/>
                </w:tcMar>
                <w:vAlign w:val="center"/>
              </w:tcPr>
            </w:tcPrChange>
          </w:tcPr>
          <w:p w14:paraId="51FA14FC" w14:textId="77777777" w:rsidR="00D8213D" w:rsidRPr="00477DBE" w:rsidRDefault="00D8213D" w:rsidP="00B37023">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RMSE</w:t>
            </w:r>
          </w:p>
        </w:tc>
        <w:tc>
          <w:tcPr>
            <w:tcW w:w="760" w:type="dxa"/>
            <w:tcBorders>
              <w:bottom w:val="single" w:sz="4" w:space="0" w:color="auto"/>
            </w:tcBorders>
            <w:shd w:val="clear" w:color="auto" w:fill="auto"/>
            <w:tcMar>
              <w:left w:w="28" w:type="dxa"/>
              <w:right w:w="28" w:type="dxa"/>
            </w:tcMar>
            <w:vAlign w:val="center"/>
            <w:tcPrChange w:id="84" w:author="Sun-Young Kim" w:date="2021-05-24T11:25:00Z">
              <w:tcPr>
                <w:tcW w:w="760" w:type="dxa"/>
                <w:gridSpan w:val="2"/>
                <w:tcBorders>
                  <w:bottom w:val="single" w:sz="4" w:space="0" w:color="auto"/>
                </w:tcBorders>
                <w:shd w:val="clear" w:color="auto" w:fill="auto"/>
                <w:tcMar>
                  <w:left w:w="28" w:type="dxa"/>
                  <w:right w:w="28" w:type="dxa"/>
                </w:tcMar>
                <w:vAlign w:val="center"/>
              </w:tcPr>
            </w:tcPrChange>
          </w:tcPr>
          <w:p w14:paraId="0203EA88" w14:textId="77777777" w:rsidR="00D8213D" w:rsidRPr="00477DBE" w:rsidRDefault="00D8213D" w:rsidP="00B37023">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ASE</w:t>
            </w:r>
          </w:p>
        </w:tc>
        <w:tc>
          <w:tcPr>
            <w:tcW w:w="642" w:type="dxa"/>
            <w:tcBorders>
              <w:bottom w:val="single" w:sz="4" w:space="0" w:color="auto"/>
            </w:tcBorders>
            <w:shd w:val="clear" w:color="auto" w:fill="auto"/>
            <w:tcMar>
              <w:left w:w="28" w:type="dxa"/>
              <w:right w:w="28" w:type="dxa"/>
            </w:tcMar>
            <w:vAlign w:val="center"/>
            <w:tcPrChange w:id="85" w:author="Sun-Young Kim" w:date="2021-05-24T11:25:00Z">
              <w:tcPr>
                <w:tcW w:w="642" w:type="dxa"/>
                <w:gridSpan w:val="2"/>
                <w:tcBorders>
                  <w:bottom w:val="single" w:sz="4" w:space="0" w:color="auto"/>
                </w:tcBorders>
                <w:shd w:val="clear" w:color="auto" w:fill="auto"/>
                <w:tcMar>
                  <w:left w:w="28" w:type="dxa"/>
                  <w:right w:w="28" w:type="dxa"/>
                </w:tcMar>
                <w:vAlign w:val="center"/>
              </w:tcPr>
            </w:tcPrChange>
          </w:tcPr>
          <w:p w14:paraId="6B4914DB" w14:textId="77777777" w:rsidR="00D8213D" w:rsidRPr="00477DBE" w:rsidRDefault="00D8213D" w:rsidP="00B37023">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CP</w:t>
            </w:r>
          </w:p>
        </w:tc>
      </w:tr>
      <w:tr w:rsidR="00D50A9A" w:rsidRPr="001D41A8" w14:paraId="1C57FE5F" w14:textId="77777777" w:rsidTr="00CD4A86">
        <w:trPr>
          <w:trHeight w:val="69"/>
        </w:trPr>
        <w:tc>
          <w:tcPr>
            <w:tcW w:w="1249" w:type="dxa"/>
            <w:tcBorders>
              <w:top w:val="single" w:sz="4" w:space="0" w:color="auto"/>
              <w:bottom w:val="single" w:sz="4" w:space="0" w:color="auto"/>
            </w:tcBorders>
            <w:shd w:val="clear" w:color="auto" w:fill="auto"/>
            <w:tcMar>
              <w:left w:w="28" w:type="dxa"/>
              <w:right w:w="28" w:type="dxa"/>
            </w:tcMar>
            <w:hideMark/>
          </w:tcPr>
          <w:p w14:paraId="634D4A46" w14:textId="49EB8F9C" w:rsidR="00D50A9A" w:rsidRPr="00477DBE" w:rsidRDefault="00D50A9A" w:rsidP="00D50A9A">
            <w:pPr>
              <w:spacing w:line="480" w:lineRule="auto"/>
              <w:jc w:val="center"/>
              <w:rPr>
                <w:rFonts w:ascii="Times New Roman" w:hAnsi="Times New Roman" w:cs="Times New Roman"/>
                <w:sz w:val="24"/>
                <w:szCs w:val="24"/>
              </w:rPr>
            </w:pPr>
          </w:p>
        </w:tc>
        <w:tc>
          <w:tcPr>
            <w:tcW w:w="1160" w:type="dxa"/>
            <w:tcBorders>
              <w:top w:val="single" w:sz="4" w:space="0" w:color="auto"/>
              <w:bottom w:val="single" w:sz="4" w:space="0" w:color="auto"/>
            </w:tcBorders>
            <w:shd w:val="clear" w:color="auto" w:fill="auto"/>
            <w:tcMar>
              <w:left w:w="28" w:type="dxa"/>
              <w:right w:w="28" w:type="dxa"/>
            </w:tcMar>
            <w:hideMark/>
          </w:tcPr>
          <w:p w14:paraId="272740EA" w14:textId="13133C5C"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TE</w:t>
            </w:r>
          </w:p>
        </w:tc>
        <w:tc>
          <w:tcPr>
            <w:tcW w:w="756" w:type="dxa"/>
            <w:tcBorders>
              <w:top w:val="single" w:sz="4" w:space="0" w:color="auto"/>
              <w:bottom w:val="single" w:sz="4" w:space="0" w:color="auto"/>
            </w:tcBorders>
            <w:shd w:val="clear" w:color="auto" w:fill="auto"/>
            <w:tcMar>
              <w:left w:w="28" w:type="dxa"/>
              <w:right w:w="28" w:type="dxa"/>
            </w:tcMar>
            <w:hideMark/>
          </w:tcPr>
          <w:p w14:paraId="27F2108C" w14:textId="174F9445" w:rsidR="00D50A9A" w:rsidRPr="00477DBE" w:rsidRDefault="00D50A9A" w:rsidP="00D50A9A">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0.01</w:t>
            </w:r>
          </w:p>
        </w:tc>
        <w:tc>
          <w:tcPr>
            <w:tcW w:w="834" w:type="dxa"/>
            <w:tcBorders>
              <w:top w:val="single" w:sz="4" w:space="0" w:color="auto"/>
              <w:bottom w:val="single" w:sz="4" w:space="0" w:color="auto"/>
            </w:tcBorders>
            <w:shd w:val="clear" w:color="auto" w:fill="auto"/>
            <w:tcMar>
              <w:left w:w="28" w:type="dxa"/>
              <w:right w:w="28" w:type="dxa"/>
            </w:tcMar>
            <w:hideMark/>
          </w:tcPr>
          <w:p w14:paraId="0C71A5E7" w14:textId="77D16137"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1.51</w:t>
            </w:r>
          </w:p>
        </w:tc>
        <w:tc>
          <w:tcPr>
            <w:tcW w:w="679" w:type="dxa"/>
            <w:tcBorders>
              <w:top w:val="single" w:sz="4" w:space="0" w:color="auto"/>
              <w:bottom w:val="single" w:sz="4" w:space="0" w:color="auto"/>
            </w:tcBorders>
            <w:shd w:val="clear" w:color="auto" w:fill="auto"/>
            <w:tcMar>
              <w:left w:w="28" w:type="dxa"/>
              <w:right w:w="28" w:type="dxa"/>
            </w:tcMar>
            <w:hideMark/>
          </w:tcPr>
          <w:p w14:paraId="7EF636A0" w14:textId="0E4B6E40" w:rsidR="00D50A9A" w:rsidRPr="00477DBE" w:rsidRDefault="00D50A9A" w:rsidP="00D50A9A">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w:t>
            </w:r>
            <w:r>
              <w:rPr>
                <w:rFonts w:ascii="Times New Roman" w:hAnsi="Times New Roman" w:cs="Times New Roman"/>
                <w:sz w:val="24"/>
                <w:szCs w:val="24"/>
              </w:rPr>
              <w:t>77</w:t>
            </w:r>
          </w:p>
        </w:tc>
        <w:tc>
          <w:tcPr>
            <w:tcW w:w="758" w:type="dxa"/>
            <w:tcBorders>
              <w:top w:val="single" w:sz="4" w:space="0" w:color="auto"/>
              <w:bottom w:val="single" w:sz="4" w:space="0" w:color="auto"/>
            </w:tcBorders>
            <w:shd w:val="clear" w:color="auto" w:fill="auto"/>
            <w:tcMar>
              <w:left w:w="28" w:type="dxa"/>
              <w:right w:w="28" w:type="dxa"/>
            </w:tcMar>
            <w:hideMark/>
          </w:tcPr>
          <w:p w14:paraId="469AA2AB" w14:textId="124D93EB" w:rsidR="00D50A9A" w:rsidRPr="00477DBE" w:rsidRDefault="00D50A9A" w:rsidP="00D50A9A">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0.96</w:t>
            </w:r>
          </w:p>
        </w:tc>
        <w:tc>
          <w:tcPr>
            <w:tcW w:w="756" w:type="dxa"/>
            <w:tcBorders>
              <w:top w:val="single" w:sz="4" w:space="0" w:color="auto"/>
              <w:bottom w:val="single" w:sz="4" w:space="0" w:color="auto"/>
            </w:tcBorders>
            <w:shd w:val="clear" w:color="auto" w:fill="auto"/>
            <w:tcMar>
              <w:left w:w="28" w:type="dxa"/>
              <w:right w:w="28" w:type="dxa"/>
            </w:tcMar>
            <w:hideMark/>
          </w:tcPr>
          <w:p w14:paraId="355F4E6B" w14:textId="5A7B545D" w:rsidR="00D50A9A" w:rsidRPr="00477DBE" w:rsidRDefault="00D50A9A" w:rsidP="00D50A9A">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-0.04</w:t>
            </w:r>
          </w:p>
        </w:tc>
        <w:tc>
          <w:tcPr>
            <w:tcW w:w="844" w:type="dxa"/>
            <w:tcBorders>
              <w:top w:val="single" w:sz="4" w:space="0" w:color="auto"/>
              <w:bottom w:val="single" w:sz="4" w:space="0" w:color="auto"/>
            </w:tcBorders>
            <w:shd w:val="clear" w:color="auto" w:fill="auto"/>
            <w:tcMar>
              <w:left w:w="28" w:type="dxa"/>
              <w:right w:w="28" w:type="dxa"/>
            </w:tcMar>
          </w:tcPr>
          <w:p w14:paraId="24501F9C" w14:textId="6D068BED"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1.48</w:t>
            </w:r>
          </w:p>
        </w:tc>
        <w:tc>
          <w:tcPr>
            <w:tcW w:w="669" w:type="dxa"/>
            <w:tcBorders>
              <w:top w:val="single" w:sz="4" w:space="0" w:color="auto"/>
              <w:bottom w:val="single" w:sz="4" w:space="0" w:color="auto"/>
            </w:tcBorders>
            <w:shd w:val="clear" w:color="auto" w:fill="auto"/>
            <w:tcMar>
              <w:left w:w="28" w:type="dxa"/>
              <w:right w:w="28" w:type="dxa"/>
            </w:tcMar>
          </w:tcPr>
          <w:p w14:paraId="30D97B1D" w14:textId="529C9819" w:rsidR="00D50A9A" w:rsidRPr="00477DBE" w:rsidRDefault="00D50A9A" w:rsidP="00D50A9A">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0.</w:t>
            </w:r>
            <w:r>
              <w:rPr>
                <w:rFonts w:ascii="Times New Roman" w:hAnsi="Times New Roman" w:cs="Times New Roman"/>
                <w:sz w:val="24"/>
                <w:szCs w:val="24"/>
              </w:rPr>
              <w:t>78</w:t>
            </w:r>
          </w:p>
        </w:tc>
        <w:tc>
          <w:tcPr>
            <w:tcW w:w="756" w:type="dxa"/>
            <w:tcBorders>
              <w:top w:val="single" w:sz="4" w:space="0" w:color="auto"/>
              <w:bottom w:val="single" w:sz="4" w:space="0" w:color="auto"/>
            </w:tcBorders>
            <w:shd w:val="clear" w:color="auto" w:fill="auto"/>
            <w:tcMar>
              <w:left w:w="28" w:type="dxa"/>
              <w:right w:w="28" w:type="dxa"/>
            </w:tcMar>
          </w:tcPr>
          <w:p w14:paraId="2254E067" w14:textId="35B6DA18" w:rsidR="00D50A9A" w:rsidRPr="00477DBE" w:rsidRDefault="00D50A9A" w:rsidP="00D50A9A">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0.95</w:t>
            </w:r>
          </w:p>
        </w:tc>
        <w:tc>
          <w:tcPr>
            <w:tcW w:w="756" w:type="dxa"/>
            <w:tcBorders>
              <w:top w:val="single" w:sz="4" w:space="0" w:color="auto"/>
              <w:bottom w:val="single" w:sz="4" w:space="0" w:color="auto"/>
            </w:tcBorders>
            <w:shd w:val="clear" w:color="auto" w:fill="auto"/>
            <w:tcMar>
              <w:left w:w="28" w:type="dxa"/>
              <w:right w:w="28" w:type="dxa"/>
            </w:tcMar>
          </w:tcPr>
          <w:p w14:paraId="2D31933B" w14:textId="13010328" w:rsidR="00D50A9A" w:rsidRPr="00477DBE" w:rsidRDefault="00D50A9A" w:rsidP="00D50A9A">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0.03</w:t>
            </w:r>
          </w:p>
        </w:tc>
        <w:tc>
          <w:tcPr>
            <w:tcW w:w="856" w:type="dxa"/>
            <w:tcBorders>
              <w:top w:val="single" w:sz="4" w:space="0" w:color="auto"/>
              <w:bottom w:val="single" w:sz="4" w:space="0" w:color="auto"/>
            </w:tcBorders>
            <w:shd w:val="clear" w:color="auto" w:fill="auto"/>
            <w:tcMar>
              <w:left w:w="28" w:type="dxa"/>
              <w:right w:w="28" w:type="dxa"/>
            </w:tcMar>
          </w:tcPr>
          <w:p w14:paraId="61EA00AB" w14:textId="10F51EBA"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1.48</w:t>
            </w:r>
          </w:p>
        </w:tc>
        <w:tc>
          <w:tcPr>
            <w:tcW w:w="760" w:type="dxa"/>
            <w:tcBorders>
              <w:top w:val="single" w:sz="4" w:space="0" w:color="auto"/>
              <w:bottom w:val="single" w:sz="4" w:space="0" w:color="auto"/>
            </w:tcBorders>
            <w:shd w:val="clear" w:color="auto" w:fill="auto"/>
            <w:tcMar>
              <w:left w:w="28" w:type="dxa"/>
              <w:right w:w="28" w:type="dxa"/>
            </w:tcMar>
          </w:tcPr>
          <w:p w14:paraId="69288FD6" w14:textId="2915E913"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0.75</w:t>
            </w:r>
          </w:p>
        </w:tc>
        <w:tc>
          <w:tcPr>
            <w:tcW w:w="654" w:type="dxa"/>
            <w:tcBorders>
              <w:top w:val="single" w:sz="4" w:space="0" w:color="auto"/>
              <w:bottom w:val="single" w:sz="4" w:space="0" w:color="auto"/>
            </w:tcBorders>
            <w:shd w:val="clear" w:color="auto" w:fill="auto"/>
            <w:tcMar>
              <w:left w:w="28" w:type="dxa"/>
              <w:right w:w="28" w:type="dxa"/>
            </w:tcMar>
          </w:tcPr>
          <w:p w14:paraId="5422FE46" w14:textId="410C551F" w:rsidR="00D50A9A" w:rsidRPr="00477DBE" w:rsidRDefault="00D50A9A" w:rsidP="00D50A9A">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0.95</w:t>
            </w:r>
          </w:p>
        </w:tc>
        <w:tc>
          <w:tcPr>
            <w:tcW w:w="756" w:type="dxa"/>
            <w:tcBorders>
              <w:top w:val="single" w:sz="4" w:space="0" w:color="auto"/>
              <w:bottom w:val="single" w:sz="4" w:space="0" w:color="auto"/>
            </w:tcBorders>
            <w:shd w:val="clear" w:color="auto" w:fill="auto"/>
            <w:tcMar>
              <w:left w:w="28" w:type="dxa"/>
              <w:right w:w="28" w:type="dxa"/>
            </w:tcMar>
          </w:tcPr>
          <w:p w14:paraId="5D81B518" w14:textId="1980C265" w:rsidR="00D50A9A" w:rsidRPr="00477DBE" w:rsidRDefault="00D50A9A" w:rsidP="00D50A9A">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-0.02</w:t>
            </w:r>
          </w:p>
        </w:tc>
        <w:tc>
          <w:tcPr>
            <w:tcW w:w="868" w:type="dxa"/>
            <w:tcBorders>
              <w:top w:val="single" w:sz="4" w:space="0" w:color="auto"/>
              <w:bottom w:val="single" w:sz="4" w:space="0" w:color="auto"/>
            </w:tcBorders>
            <w:shd w:val="clear" w:color="auto" w:fill="auto"/>
            <w:tcMar>
              <w:left w:w="28" w:type="dxa"/>
              <w:right w:w="28" w:type="dxa"/>
            </w:tcMar>
            <w:hideMark/>
          </w:tcPr>
          <w:p w14:paraId="540D489D" w14:textId="52A067B5"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1.43</w:t>
            </w:r>
          </w:p>
        </w:tc>
        <w:tc>
          <w:tcPr>
            <w:tcW w:w="760" w:type="dxa"/>
            <w:tcBorders>
              <w:top w:val="single" w:sz="4" w:space="0" w:color="auto"/>
              <w:bottom w:val="single" w:sz="4" w:space="0" w:color="auto"/>
            </w:tcBorders>
            <w:shd w:val="clear" w:color="auto" w:fill="auto"/>
            <w:tcMar>
              <w:left w:w="28" w:type="dxa"/>
              <w:right w:w="28" w:type="dxa"/>
            </w:tcMar>
          </w:tcPr>
          <w:p w14:paraId="1CA78248" w14:textId="2E5FA330"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0.74</w:t>
            </w:r>
          </w:p>
        </w:tc>
        <w:tc>
          <w:tcPr>
            <w:tcW w:w="642" w:type="dxa"/>
            <w:tcBorders>
              <w:top w:val="single" w:sz="4" w:space="0" w:color="auto"/>
              <w:bottom w:val="single" w:sz="4" w:space="0" w:color="auto"/>
            </w:tcBorders>
            <w:shd w:val="clear" w:color="auto" w:fill="auto"/>
            <w:tcMar>
              <w:left w:w="28" w:type="dxa"/>
              <w:right w:w="28" w:type="dxa"/>
            </w:tcMar>
          </w:tcPr>
          <w:p w14:paraId="613DD66D" w14:textId="75DA02DD" w:rsidR="00D50A9A" w:rsidRPr="00477DBE" w:rsidRDefault="00D50A9A" w:rsidP="00D50A9A">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0.95</w:t>
            </w:r>
          </w:p>
        </w:tc>
      </w:tr>
      <w:tr w:rsidR="00D50A9A" w:rsidRPr="001D41A8" w14:paraId="336697DC" w14:textId="77777777" w:rsidTr="00CD4A86">
        <w:trPr>
          <w:trHeight w:val="71"/>
        </w:trPr>
        <w:tc>
          <w:tcPr>
            <w:tcW w:w="1249" w:type="dxa"/>
            <w:tcBorders>
              <w:top w:val="single" w:sz="4" w:space="0" w:color="auto"/>
              <w:bottom w:val="single" w:sz="4" w:space="0" w:color="auto"/>
            </w:tcBorders>
            <w:shd w:val="clear" w:color="auto" w:fill="auto"/>
            <w:tcMar>
              <w:left w:w="28" w:type="dxa"/>
              <w:right w:w="28" w:type="dxa"/>
            </w:tcMar>
            <w:hideMark/>
          </w:tcPr>
          <w:p w14:paraId="76C65621" w14:textId="604CBB72" w:rsidR="00D50A9A" w:rsidRPr="00477DBE" w:rsidRDefault="00CD4A86" w:rsidP="00D50A9A">
            <w:pPr>
              <w:wordWrap/>
              <w:spacing w:line="480" w:lineRule="auto"/>
              <w:jc w:val="center"/>
              <w:rPr>
                <w:rFonts w:ascii="Times New Roman" w:hAnsi="Times New Roman" w:cs="Times New Roman"/>
                <w:sz w:val="24"/>
                <w:szCs w:val="24"/>
              </w:rPr>
            </w:pPr>
            <w:r>
              <w:rPr>
                <w:rFonts w:ascii="Times New Roman" w:hAnsi="Times New Roman" w:cs="Times New Roman" w:hint="eastAsia"/>
                <w:sz w:val="24"/>
                <w:szCs w:val="24"/>
              </w:rPr>
              <w:t>Complete</w:t>
            </w:r>
          </w:p>
        </w:tc>
        <w:tc>
          <w:tcPr>
            <w:tcW w:w="1160" w:type="dxa"/>
            <w:tcBorders>
              <w:top w:val="single" w:sz="4" w:space="0" w:color="auto"/>
              <w:bottom w:val="single" w:sz="4" w:space="0" w:color="auto"/>
            </w:tcBorders>
            <w:shd w:val="clear" w:color="auto" w:fill="auto"/>
            <w:tcMar>
              <w:left w:w="28" w:type="dxa"/>
              <w:right w:w="28" w:type="dxa"/>
            </w:tcMar>
            <w:hideMark/>
          </w:tcPr>
          <w:p w14:paraId="31E3251A" w14:textId="5C8F59EF"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UK</w:t>
            </w:r>
          </w:p>
        </w:tc>
        <w:tc>
          <w:tcPr>
            <w:tcW w:w="756" w:type="dxa"/>
            <w:tcBorders>
              <w:top w:val="single" w:sz="4" w:space="0" w:color="auto"/>
              <w:bottom w:val="single" w:sz="4" w:space="0" w:color="auto"/>
            </w:tcBorders>
            <w:shd w:val="clear" w:color="auto" w:fill="auto"/>
            <w:tcMar>
              <w:left w:w="28" w:type="dxa"/>
              <w:right w:w="28" w:type="dxa"/>
            </w:tcMar>
            <w:hideMark/>
          </w:tcPr>
          <w:p w14:paraId="6DA076E2"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-0.11</w:t>
            </w:r>
          </w:p>
          <w:p w14:paraId="3FFDB988"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0.05</w:t>
            </w:r>
          </w:p>
          <w:p w14:paraId="03C372F2"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-0.20</w:t>
            </w:r>
          </w:p>
          <w:p w14:paraId="72132CAF" w14:textId="7C1D6DE6" w:rsidR="00D50A9A" w:rsidRPr="00477DBE" w:rsidRDefault="00D50A9A" w:rsidP="00D50A9A">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-0.06</w:t>
            </w:r>
          </w:p>
        </w:tc>
        <w:tc>
          <w:tcPr>
            <w:tcW w:w="834" w:type="dxa"/>
            <w:tcBorders>
              <w:top w:val="single" w:sz="4" w:space="0" w:color="auto"/>
              <w:bottom w:val="single" w:sz="4" w:space="0" w:color="auto"/>
            </w:tcBorders>
            <w:shd w:val="clear" w:color="auto" w:fill="auto"/>
            <w:tcMar>
              <w:left w:w="28" w:type="dxa"/>
              <w:right w:w="28" w:type="dxa"/>
            </w:tcMar>
            <w:hideMark/>
          </w:tcPr>
          <w:p w14:paraId="0757EC35" w14:textId="3C093592"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t>1.56</w:t>
            </w:r>
          </w:p>
          <w:p w14:paraId="530D7449" w14:textId="76A3E7C2"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t>2.54</w:t>
            </w:r>
          </w:p>
          <w:p w14:paraId="4632F5DA" w14:textId="32C0E67C"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t>4.34</w:t>
            </w:r>
          </w:p>
          <w:p w14:paraId="64A63866" w14:textId="3E3ECBB3"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2.19</w:t>
            </w:r>
          </w:p>
        </w:tc>
        <w:tc>
          <w:tcPr>
            <w:tcW w:w="679" w:type="dxa"/>
            <w:tcBorders>
              <w:top w:val="single" w:sz="4" w:space="0" w:color="auto"/>
              <w:bottom w:val="single" w:sz="4" w:space="0" w:color="auto"/>
            </w:tcBorders>
            <w:shd w:val="clear" w:color="auto" w:fill="auto"/>
            <w:tcMar>
              <w:left w:w="28" w:type="dxa"/>
              <w:right w:w="28" w:type="dxa"/>
            </w:tcMar>
            <w:hideMark/>
          </w:tcPr>
          <w:p w14:paraId="0F0717AD" w14:textId="64F4F0FD"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t>0.78</w:t>
            </w:r>
          </w:p>
          <w:p w14:paraId="1E240CB6" w14:textId="1F6C59A6"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t>1.35</w:t>
            </w:r>
          </w:p>
          <w:p w14:paraId="680852D2" w14:textId="6D416BEF"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t>2.66</w:t>
            </w:r>
          </w:p>
          <w:p w14:paraId="57CE8096" w14:textId="3FB7CA39"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1.19</w:t>
            </w:r>
          </w:p>
        </w:tc>
        <w:tc>
          <w:tcPr>
            <w:tcW w:w="758" w:type="dxa"/>
            <w:tcBorders>
              <w:top w:val="single" w:sz="4" w:space="0" w:color="auto"/>
              <w:bottom w:val="single" w:sz="4" w:space="0" w:color="auto"/>
            </w:tcBorders>
            <w:shd w:val="clear" w:color="auto" w:fill="auto"/>
            <w:tcMar>
              <w:left w:w="28" w:type="dxa"/>
              <w:right w:w="28" w:type="dxa"/>
            </w:tcMar>
            <w:hideMark/>
          </w:tcPr>
          <w:p w14:paraId="13761012"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0.96</w:t>
            </w:r>
          </w:p>
          <w:p w14:paraId="33533724"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0.96</w:t>
            </w:r>
          </w:p>
          <w:p w14:paraId="1A772730"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0.94</w:t>
            </w:r>
          </w:p>
          <w:p w14:paraId="2827EB09" w14:textId="68271E5F" w:rsidR="00D50A9A" w:rsidRPr="00477DBE" w:rsidRDefault="00D50A9A" w:rsidP="00D50A9A">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0.96</w:t>
            </w:r>
          </w:p>
        </w:tc>
        <w:tc>
          <w:tcPr>
            <w:tcW w:w="756" w:type="dxa"/>
            <w:tcBorders>
              <w:top w:val="single" w:sz="4" w:space="0" w:color="auto"/>
              <w:bottom w:val="single" w:sz="4" w:space="0" w:color="auto"/>
            </w:tcBorders>
            <w:shd w:val="clear" w:color="auto" w:fill="auto"/>
            <w:tcMar>
              <w:left w:w="28" w:type="dxa"/>
              <w:right w:w="28" w:type="dxa"/>
            </w:tcMar>
            <w:hideMark/>
          </w:tcPr>
          <w:p w14:paraId="2E80022E"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-0.13</w:t>
            </w:r>
          </w:p>
          <w:p w14:paraId="7FE06B82"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-0.03</w:t>
            </w:r>
          </w:p>
          <w:p w14:paraId="5F896165"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-0.33</w:t>
            </w:r>
          </w:p>
          <w:p w14:paraId="1E708B5E" w14:textId="346A539B" w:rsidR="00D50A9A" w:rsidRPr="00477DBE" w:rsidRDefault="00D50A9A" w:rsidP="00D50A9A">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-0.03</w:t>
            </w:r>
          </w:p>
        </w:tc>
        <w:tc>
          <w:tcPr>
            <w:tcW w:w="844" w:type="dxa"/>
            <w:tcBorders>
              <w:top w:val="single" w:sz="4" w:space="0" w:color="auto"/>
              <w:bottom w:val="single" w:sz="4" w:space="0" w:color="auto"/>
            </w:tcBorders>
            <w:shd w:val="clear" w:color="auto" w:fill="auto"/>
            <w:tcMar>
              <w:left w:w="28" w:type="dxa"/>
              <w:right w:w="28" w:type="dxa"/>
            </w:tcMar>
          </w:tcPr>
          <w:p w14:paraId="4DEB0585" w14:textId="77777777" w:rsidR="00D50A9A"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1.54</w:t>
            </w:r>
          </w:p>
          <w:p w14:paraId="115A462C" w14:textId="77777777" w:rsidR="00D50A9A"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2.50</w:t>
            </w:r>
          </w:p>
          <w:p w14:paraId="7226336B" w14:textId="77777777" w:rsidR="00D50A9A"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4.51</w:t>
            </w:r>
          </w:p>
          <w:p w14:paraId="5E9F597B" w14:textId="3C8B658E"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2.41</w:t>
            </w:r>
          </w:p>
        </w:tc>
        <w:tc>
          <w:tcPr>
            <w:tcW w:w="669" w:type="dxa"/>
            <w:tcBorders>
              <w:top w:val="single" w:sz="4" w:space="0" w:color="auto"/>
              <w:bottom w:val="single" w:sz="4" w:space="0" w:color="auto"/>
            </w:tcBorders>
            <w:shd w:val="clear" w:color="auto" w:fill="auto"/>
            <w:tcMar>
              <w:left w:w="28" w:type="dxa"/>
              <w:right w:w="28" w:type="dxa"/>
            </w:tcMar>
          </w:tcPr>
          <w:p w14:paraId="234F4965" w14:textId="77777777" w:rsidR="00D50A9A"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0.83</w:t>
            </w:r>
          </w:p>
          <w:p w14:paraId="5A0CFB58" w14:textId="77777777" w:rsidR="00D50A9A"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1.35</w:t>
            </w:r>
          </w:p>
          <w:p w14:paraId="3D30C058" w14:textId="77777777" w:rsidR="00D50A9A"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2.54</w:t>
            </w:r>
          </w:p>
          <w:p w14:paraId="2238B6B3" w14:textId="5535D3BA"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1.45</w:t>
            </w:r>
          </w:p>
        </w:tc>
        <w:tc>
          <w:tcPr>
            <w:tcW w:w="756" w:type="dxa"/>
            <w:tcBorders>
              <w:top w:val="single" w:sz="4" w:space="0" w:color="auto"/>
              <w:bottom w:val="single" w:sz="4" w:space="0" w:color="auto"/>
            </w:tcBorders>
            <w:shd w:val="clear" w:color="auto" w:fill="auto"/>
            <w:tcMar>
              <w:left w:w="28" w:type="dxa"/>
              <w:right w:w="28" w:type="dxa"/>
            </w:tcMar>
          </w:tcPr>
          <w:p w14:paraId="36D2CCBE"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0.93</w:t>
            </w:r>
          </w:p>
          <w:p w14:paraId="50057083"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0.95</w:t>
            </w:r>
          </w:p>
          <w:p w14:paraId="7BBA231C"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0.96</w:t>
            </w:r>
          </w:p>
          <w:p w14:paraId="74C5C3E5" w14:textId="2EE1DAFD" w:rsidR="00D50A9A" w:rsidRPr="00477DBE" w:rsidRDefault="00D50A9A" w:rsidP="00D50A9A">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0.94</w:t>
            </w:r>
          </w:p>
        </w:tc>
        <w:tc>
          <w:tcPr>
            <w:tcW w:w="756" w:type="dxa"/>
            <w:tcBorders>
              <w:top w:val="single" w:sz="4" w:space="0" w:color="auto"/>
              <w:bottom w:val="single" w:sz="4" w:space="0" w:color="auto"/>
            </w:tcBorders>
            <w:shd w:val="clear" w:color="auto" w:fill="auto"/>
            <w:tcMar>
              <w:left w:w="28" w:type="dxa"/>
              <w:right w:w="28" w:type="dxa"/>
            </w:tcMar>
          </w:tcPr>
          <w:p w14:paraId="23704334"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-0.16</w:t>
            </w:r>
          </w:p>
          <w:p w14:paraId="24CEE674"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-0.05</w:t>
            </w:r>
          </w:p>
          <w:p w14:paraId="306BAB56"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-0.09</w:t>
            </w:r>
          </w:p>
          <w:p w14:paraId="61F92459" w14:textId="2D98C8C0" w:rsidR="00D50A9A" w:rsidRPr="00477DBE" w:rsidRDefault="00D50A9A" w:rsidP="00D50A9A">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-0.05</w:t>
            </w:r>
          </w:p>
        </w:tc>
        <w:tc>
          <w:tcPr>
            <w:tcW w:w="856" w:type="dxa"/>
            <w:tcBorders>
              <w:top w:val="single" w:sz="4" w:space="0" w:color="auto"/>
              <w:bottom w:val="single" w:sz="4" w:space="0" w:color="auto"/>
            </w:tcBorders>
            <w:shd w:val="clear" w:color="auto" w:fill="auto"/>
            <w:tcMar>
              <w:left w:w="28" w:type="dxa"/>
              <w:right w:w="28" w:type="dxa"/>
            </w:tcMar>
          </w:tcPr>
          <w:p w14:paraId="1A935526" w14:textId="77777777" w:rsidR="00D50A9A"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1.54</w:t>
            </w:r>
          </w:p>
          <w:p w14:paraId="0FB618E3" w14:textId="77777777" w:rsidR="00D50A9A"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2.54</w:t>
            </w:r>
          </w:p>
          <w:p w14:paraId="71550518" w14:textId="77777777" w:rsidR="00D50A9A"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4.65</w:t>
            </w:r>
          </w:p>
          <w:p w14:paraId="2DF4436C" w14:textId="7D7DDA40"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2.72</w:t>
            </w:r>
          </w:p>
        </w:tc>
        <w:tc>
          <w:tcPr>
            <w:tcW w:w="760" w:type="dxa"/>
            <w:tcBorders>
              <w:top w:val="single" w:sz="4" w:space="0" w:color="auto"/>
              <w:bottom w:val="single" w:sz="4" w:space="0" w:color="auto"/>
            </w:tcBorders>
            <w:shd w:val="clear" w:color="auto" w:fill="auto"/>
            <w:tcMar>
              <w:left w:w="28" w:type="dxa"/>
              <w:right w:w="28" w:type="dxa"/>
            </w:tcMar>
          </w:tcPr>
          <w:p w14:paraId="5E42A235" w14:textId="77777777" w:rsidR="00D50A9A"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0.82</w:t>
            </w:r>
          </w:p>
          <w:p w14:paraId="3E196385" w14:textId="77777777" w:rsidR="00D50A9A"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1.32</w:t>
            </w:r>
          </w:p>
          <w:p w14:paraId="7915BCCC" w14:textId="77777777" w:rsidR="00D50A9A"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2.63</w:t>
            </w:r>
          </w:p>
          <w:p w14:paraId="0ECB5EF4" w14:textId="62BBED44"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1.58</w:t>
            </w:r>
          </w:p>
        </w:tc>
        <w:tc>
          <w:tcPr>
            <w:tcW w:w="654" w:type="dxa"/>
            <w:tcBorders>
              <w:top w:val="single" w:sz="4" w:space="0" w:color="auto"/>
              <w:bottom w:val="single" w:sz="4" w:space="0" w:color="auto"/>
            </w:tcBorders>
            <w:shd w:val="clear" w:color="auto" w:fill="auto"/>
            <w:tcMar>
              <w:left w:w="28" w:type="dxa"/>
              <w:right w:w="28" w:type="dxa"/>
            </w:tcMar>
          </w:tcPr>
          <w:p w14:paraId="74549965"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0.94</w:t>
            </w:r>
          </w:p>
          <w:p w14:paraId="6C8DAAA1"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0.95</w:t>
            </w:r>
          </w:p>
          <w:p w14:paraId="11D7D4E8"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0.96</w:t>
            </w:r>
          </w:p>
          <w:p w14:paraId="2B066C84" w14:textId="200F89D9" w:rsidR="00D50A9A" w:rsidRPr="00477DBE" w:rsidRDefault="00D50A9A" w:rsidP="00D50A9A">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0.94</w:t>
            </w:r>
          </w:p>
        </w:tc>
        <w:tc>
          <w:tcPr>
            <w:tcW w:w="756" w:type="dxa"/>
            <w:tcBorders>
              <w:top w:val="single" w:sz="4" w:space="0" w:color="auto"/>
              <w:bottom w:val="single" w:sz="4" w:space="0" w:color="auto"/>
            </w:tcBorders>
            <w:shd w:val="clear" w:color="auto" w:fill="auto"/>
            <w:tcMar>
              <w:left w:w="28" w:type="dxa"/>
              <w:right w:w="28" w:type="dxa"/>
            </w:tcMar>
          </w:tcPr>
          <w:p w14:paraId="4E3356FC"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-0.30</w:t>
            </w:r>
          </w:p>
          <w:p w14:paraId="229CE61A"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-0.25</w:t>
            </w:r>
          </w:p>
          <w:p w14:paraId="78344424"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-0.37</w:t>
            </w:r>
          </w:p>
          <w:p w14:paraId="307DCE6F" w14:textId="08270AF9" w:rsidR="00D50A9A" w:rsidRPr="00477DBE" w:rsidRDefault="00D50A9A" w:rsidP="00D50A9A">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-0.30</w:t>
            </w:r>
          </w:p>
        </w:tc>
        <w:tc>
          <w:tcPr>
            <w:tcW w:w="868" w:type="dxa"/>
            <w:tcBorders>
              <w:top w:val="single" w:sz="4" w:space="0" w:color="auto"/>
              <w:bottom w:val="single" w:sz="4" w:space="0" w:color="auto"/>
            </w:tcBorders>
            <w:shd w:val="clear" w:color="auto" w:fill="auto"/>
            <w:tcMar>
              <w:left w:w="28" w:type="dxa"/>
              <w:right w:w="28" w:type="dxa"/>
            </w:tcMar>
            <w:hideMark/>
          </w:tcPr>
          <w:p w14:paraId="18608D4B" w14:textId="679702D8"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t>1.50</w:t>
            </w:r>
          </w:p>
          <w:p w14:paraId="4B192347" w14:textId="57C46108"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t>2.65</w:t>
            </w:r>
          </w:p>
          <w:p w14:paraId="1E6B3B01" w14:textId="636A4FB6"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t>4.54</w:t>
            </w:r>
          </w:p>
          <w:p w14:paraId="656540EE" w14:textId="099D2AE6"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3.47</w:t>
            </w:r>
          </w:p>
        </w:tc>
        <w:tc>
          <w:tcPr>
            <w:tcW w:w="760" w:type="dxa"/>
            <w:tcBorders>
              <w:top w:val="single" w:sz="4" w:space="0" w:color="auto"/>
              <w:bottom w:val="single" w:sz="4" w:space="0" w:color="auto"/>
            </w:tcBorders>
            <w:shd w:val="clear" w:color="auto" w:fill="auto"/>
            <w:tcMar>
              <w:left w:w="28" w:type="dxa"/>
              <w:right w:w="28" w:type="dxa"/>
            </w:tcMar>
          </w:tcPr>
          <w:p w14:paraId="41407400" w14:textId="52640B9F"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t>0.76</w:t>
            </w:r>
          </w:p>
          <w:p w14:paraId="60AEF752" w14:textId="3C78B6F7"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t>1.36</w:t>
            </w:r>
          </w:p>
          <w:p w14:paraId="3352DE08" w14:textId="11BAB777"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t>2.65</w:t>
            </w:r>
          </w:p>
          <w:p w14:paraId="7878C4AC" w14:textId="4006BFAB"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2.05</w:t>
            </w:r>
          </w:p>
        </w:tc>
        <w:tc>
          <w:tcPr>
            <w:tcW w:w="642" w:type="dxa"/>
            <w:tcBorders>
              <w:top w:val="single" w:sz="4" w:space="0" w:color="auto"/>
              <w:bottom w:val="single" w:sz="4" w:space="0" w:color="auto"/>
            </w:tcBorders>
            <w:shd w:val="clear" w:color="auto" w:fill="auto"/>
            <w:tcMar>
              <w:left w:w="28" w:type="dxa"/>
              <w:right w:w="28" w:type="dxa"/>
            </w:tcMar>
          </w:tcPr>
          <w:p w14:paraId="0509DB20"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0.92</w:t>
            </w:r>
          </w:p>
          <w:p w14:paraId="66281C2F"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0.96</w:t>
            </w:r>
          </w:p>
          <w:p w14:paraId="2BCE34CE"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0.93</w:t>
            </w:r>
          </w:p>
          <w:p w14:paraId="4C1DEEFF" w14:textId="20CC94BC" w:rsidR="00D50A9A" w:rsidRPr="00477DBE" w:rsidRDefault="00D50A9A" w:rsidP="00D50A9A">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0.94</w:t>
            </w:r>
          </w:p>
        </w:tc>
      </w:tr>
      <w:tr w:rsidR="00D50A9A" w:rsidRPr="001D41A8" w14:paraId="0CD5D5EE" w14:textId="77777777" w:rsidTr="00046091">
        <w:trPr>
          <w:trHeight w:val="322"/>
          <w:trPrChange w:id="86" w:author="Sun-Young Kim" w:date="2021-05-24T11:25:00Z">
            <w:trPr>
              <w:gridAfter w:val="0"/>
              <w:trHeight w:val="322"/>
            </w:trPr>
          </w:trPrChange>
        </w:trPr>
        <w:tc>
          <w:tcPr>
            <w:tcW w:w="1249" w:type="dxa"/>
            <w:tcBorders>
              <w:top w:val="single" w:sz="4" w:space="0" w:color="auto"/>
              <w:bottom w:val="single" w:sz="4" w:space="0" w:color="auto"/>
            </w:tcBorders>
            <w:shd w:val="clear" w:color="auto" w:fill="auto"/>
            <w:tcMar>
              <w:left w:w="28" w:type="dxa"/>
              <w:right w:w="28" w:type="dxa"/>
            </w:tcMar>
            <w:hideMark/>
            <w:tcPrChange w:id="87" w:author="Sun-Young Kim" w:date="2021-05-24T11:25:00Z">
              <w:tcPr>
                <w:tcW w:w="777" w:type="dxa"/>
                <w:tcBorders>
                  <w:top w:val="single" w:sz="4" w:space="0" w:color="auto"/>
                  <w:bottom w:val="single" w:sz="4" w:space="0" w:color="auto"/>
                </w:tcBorders>
                <w:shd w:val="clear" w:color="auto" w:fill="auto"/>
                <w:tcMar>
                  <w:left w:w="28" w:type="dxa"/>
                  <w:right w:w="28" w:type="dxa"/>
                </w:tcMar>
                <w:vAlign w:val="center"/>
                <w:hideMark/>
              </w:tcPr>
            </w:tcPrChange>
          </w:tcPr>
          <w:p w14:paraId="01DCA9FE" w14:textId="1E602247"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Incomplete</w:t>
            </w:r>
          </w:p>
        </w:tc>
        <w:tc>
          <w:tcPr>
            <w:tcW w:w="1160" w:type="dxa"/>
            <w:tcBorders>
              <w:top w:val="single" w:sz="4" w:space="0" w:color="auto"/>
              <w:bottom w:val="single" w:sz="4" w:space="0" w:color="auto"/>
            </w:tcBorders>
            <w:shd w:val="clear" w:color="auto" w:fill="auto"/>
            <w:tcMar>
              <w:left w:w="28" w:type="dxa"/>
              <w:right w:w="28" w:type="dxa"/>
            </w:tcMar>
            <w:hideMark/>
            <w:tcPrChange w:id="88" w:author="Sun-Young Kim" w:date="2021-05-24T11:25:00Z">
              <w:tcPr>
                <w:tcW w:w="1160" w:type="dxa"/>
                <w:gridSpan w:val="2"/>
                <w:tcBorders>
                  <w:top w:val="single" w:sz="4" w:space="0" w:color="auto"/>
                  <w:bottom w:val="single" w:sz="4" w:space="0" w:color="auto"/>
                </w:tcBorders>
                <w:shd w:val="clear" w:color="auto" w:fill="auto"/>
                <w:tcMar>
                  <w:left w:w="28" w:type="dxa"/>
                  <w:right w:w="28" w:type="dxa"/>
                </w:tcMar>
                <w:hideMark/>
              </w:tcPr>
            </w:tcPrChange>
          </w:tcPr>
          <w:p w14:paraId="196F93FC" w14:textId="77777777" w:rsidR="00D50A9A"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AA</w:t>
            </w:r>
          </w:p>
          <w:p w14:paraId="688CFB78" w14:textId="77777777" w:rsidR="00D50A9A"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UKD</w:t>
            </w:r>
          </w:p>
          <w:p w14:paraId="03980B08" w14:textId="77777777" w:rsidR="00D50A9A"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UKNA</w:t>
            </w:r>
          </w:p>
          <w:p w14:paraId="7AEBDC9D" w14:textId="77777777" w:rsidR="00D50A9A"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UKCA</w:t>
            </w:r>
          </w:p>
          <w:p w14:paraId="4EF648FB" w14:textId="457B6168"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UKGA</w:t>
            </w:r>
          </w:p>
        </w:tc>
        <w:tc>
          <w:tcPr>
            <w:tcW w:w="756" w:type="dxa"/>
            <w:tcBorders>
              <w:top w:val="single" w:sz="4" w:space="0" w:color="auto"/>
              <w:bottom w:val="single" w:sz="4" w:space="0" w:color="auto"/>
            </w:tcBorders>
            <w:shd w:val="clear" w:color="auto" w:fill="auto"/>
            <w:tcMar>
              <w:left w:w="28" w:type="dxa"/>
              <w:right w:w="28" w:type="dxa"/>
            </w:tcMar>
            <w:hideMark/>
            <w:tcPrChange w:id="89" w:author="Sun-Young Kim" w:date="2021-05-24T11:25:00Z">
              <w:tcPr>
                <w:tcW w:w="756" w:type="dxa"/>
                <w:gridSpan w:val="2"/>
                <w:tcBorders>
                  <w:top w:val="single" w:sz="4" w:space="0" w:color="auto"/>
                  <w:bottom w:val="single" w:sz="4" w:space="0" w:color="auto"/>
                </w:tcBorders>
                <w:shd w:val="clear" w:color="auto" w:fill="auto"/>
                <w:tcMar>
                  <w:left w:w="28" w:type="dxa"/>
                  <w:right w:w="28" w:type="dxa"/>
                </w:tcMar>
                <w:hideMark/>
              </w:tcPr>
            </w:tcPrChange>
          </w:tcPr>
          <w:p w14:paraId="07EBA281"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-0.12</w:t>
            </w:r>
          </w:p>
          <w:p w14:paraId="75C5D24D"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-0.08</w:t>
            </w:r>
          </w:p>
          <w:p w14:paraId="4121D0F4"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0.05</w:t>
            </w:r>
          </w:p>
          <w:p w14:paraId="4959F995"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-0.03</w:t>
            </w:r>
          </w:p>
          <w:p w14:paraId="78EB849D" w14:textId="1BC893E9" w:rsidR="00D50A9A" w:rsidRPr="00477DBE" w:rsidRDefault="00D50A9A" w:rsidP="00D50A9A">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0.08</w:t>
            </w:r>
          </w:p>
        </w:tc>
        <w:tc>
          <w:tcPr>
            <w:tcW w:w="834" w:type="dxa"/>
            <w:tcBorders>
              <w:top w:val="single" w:sz="4" w:space="0" w:color="auto"/>
              <w:bottom w:val="single" w:sz="4" w:space="0" w:color="auto"/>
            </w:tcBorders>
            <w:shd w:val="clear" w:color="auto" w:fill="auto"/>
            <w:tcMar>
              <w:left w:w="28" w:type="dxa"/>
              <w:right w:w="28" w:type="dxa"/>
            </w:tcMar>
            <w:hideMark/>
            <w:tcPrChange w:id="90" w:author="Sun-Young Kim" w:date="2021-05-24T11:25:00Z">
              <w:tcPr>
                <w:tcW w:w="834" w:type="dxa"/>
                <w:gridSpan w:val="2"/>
                <w:tcBorders>
                  <w:top w:val="single" w:sz="4" w:space="0" w:color="auto"/>
                  <w:bottom w:val="single" w:sz="4" w:space="0" w:color="auto"/>
                </w:tcBorders>
                <w:shd w:val="clear" w:color="auto" w:fill="auto"/>
                <w:tcMar>
                  <w:left w:w="28" w:type="dxa"/>
                  <w:right w:w="28" w:type="dxa"/>
                </w:tcMar>
                <w:hideMark/>
              </w:tcPr>
            </w:tcPrChange>
          </w:tcPr>
          <w:p w14:paraId="206C7592" w14:textId="3D6FA592"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1.57</w:t>
            </w:r>
          </w:p>
          <w:p w14:paraId="7BE731AF" w14:textId="436A81CD"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t>2.19</w:t>
            </w:r>
          </w:p>
          <w:p w14:paraId="6F6A09FF" w14:textId="0FBDD9EE"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t>2.74</w:t>
            </w:r>
          </w:p>
          <w:p w14:paraId="520E6C8E" w14:textId="17A90A71"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2.53</w:t>
            </w:r>
          </w:p>
          <w:p w14:paraId="4E724E90" w14:textId="44D6F86B"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3.17</w:t>
            </w:r>
          </w:p>
        </w:tc>
        <w:tc>
          <w:tcPr>
            <w:tcW w:w="679" w:type="dxa"/>
            <w:tcBorders>
              <w:top w:val="single" w:sz="4" w:space="0" w:color="auto"/>
              <w:bottom w:val="single" w:sz="4" w:space="0" w:color="auto"/>
            </w:tcBorders>
            <w:shd w:val="clear" w:color="auto" w:fill="auto"/>
            <w:tcMar>
              <w:left w:w="28" w:type="dxa"/>
              <w:right w:w="28" w:type="dxa"/>
            </w:tcMar>
            <w:hideMark/>
            <w:tcPrChange w:id="91" w:author="Sun-Young Kim" w:date="2021-05-24T11:25:00Z">
              <w:tcPr>
                <w:tcW w:w="679" w:type="dxa"/>
                <w:gridSpan w:val="2"/>
                <w:tcBorders>
                  <w:top w:val="single" w:sz="4" w:space="0" w:color="auto"/>
                  <w:bottom w:val="single" w:sz="4" w:space="0" w:color="auto"/>
                </w:tcBorders>
                <w:shd w:val="clear" w:color="auto" w:fill="auto"/>
                <w:tcMar>
                  <w:left w:w="28" w:type="dxa"/>
                  <w:right w:w="28" w:type="dxa"/>
                </w:tcMar>
                <w:hideMark/>
              </w:tcPr>
            </w:tcPrChange>
          </w:tcPr>
          <w:p w14:paraId="34E11F54" w14:textId="11CD7071"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0.82</w:t>
            </w:r>
          </w:p>
          <w:p w14:paraId="3B7B9B27" w14:textId="440351C5"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t>1.17</w:t>
            </w:r>
          </w:p>
          <w:p w14:paraId="0FFC0582" w14:textId="00A1AAF2"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t>1.48</w:t>
            </w:r>
          </w:p>
          <w:p w14:paraId="526BF3A3" w14:textId="47D150D5"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1.40</w:t>
            </w:r>
          </w:p>
          <w:p w14:paraId="2708DA15" w14:textId="75010325"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1.77</w:t>
            </w:r>
          </w:p>
        </w:tc>
        <w:tc>
          <w:tcPr>
            <w:tcW w:w="758" w:type="dxa"/>
            <w:tcBorders>
              <w:top w:val="single" w:sz="4" w:space="0" w:color="auto"/>
              <w:bottom w:val="single" w:sz="4" w:space="0" w:color="auto"/>
            </w:tcBorders>
            <w:shd w:val="clear" w:color="auto" w:fill="auto"/>
            <w:tcMar>
              <w:left w:w="28" w:type="dxa"/>
              <w:right w:w="28" w:type="dxa"/>
            </w:tcMar>
            <w:hideMark/>
            <w:tcPrChange w:id="92" w:author="Sun-Young Kim" w:date="2021-05-24T11:25:00Z">
              <w:tcPr>
                <w:tcW w:w="758" w:type="dxa"/>
                <w:gridSpan w:val="2"/>
                <w:tcBorders>
                  <w:top w:val="single" w:sz="4" w:space="0" w:color="auto"/>
                  <w:bottom w:val="single" w:sz="4" w:space="0" w:color="auto"/>
                </w:tcBorders>
                <w:shd w:val="clear" w:color="auto" w:fill="auto"/>
                <w:tcMar>
                  <w:left w:w="28" w:type="dxa"/>
                  <w:right w:w="28" w:type="dxa"/>
                </w:tcMar>
                <w:hideMark/>
              </w:tcPr>
            </w:tcPrChange>
          </w:tcPr>
          <w:p w14:paraId="706B6978"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0.95</w:t>
            </w:r>
          </w:p>
          <w:p w14:paraId="63BA0A3E"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0.95</w:t>
            </w:r>
          </w:p>
          <w:p w14:paraId="7327CADB"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0.96</w:t>
            </w:r>
          </w:p>
          <w:p w14:paraId="589E27B2"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0.96</w:t>
            </w:r>
          </w:p>
          <w:p w14:paraId="4E94738F" w14:textId="4665C67C" w:rsidR="00D50A9A" w:rsidRPr="00477DBE" w:rsidRDefault="00D50A9A" w:rsidP="00D50A9A">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0.96</w:t>
            </w:r>
          </w:p>
        </w:tc>
        <w:tc>
          <w:tcPr>
            <w:tcW w:w="756" w:type="dxa"/>
            <w:tcBorders>
              <w:top w:val="single" w:sz="4" w:space="0" w:color="auto"/>
              <w:bottom w:val="single" w:sz="4" w:space="0" w:color="auto"/>
            </w:tcBorders>
            <w:shd w:val="clear" w:color="auto" w:fill="auto"/>
            <w:tcMar>
              <w:left w:w="28" w:type="dxa"/>
              <w:right w:w="28" w:type="dxa"/>
            </w:tcMar>
            <w:hideMark/>
            <w:tcPrChange w:id="93" w:author="Sun-Young Kim" w:date="2021-05-24T11:25:00Z">
              <w:tcPr>
                <w:tcW w:w="756" w:type="dxa"/>
                <w:gridSpan w:val="2"/>
                <w:tcBorders>
                  <w:top w:val="single" w:sz="4" w:space="0" w:color="auto"/>
                  <w:bottom w:val="single" w:sz="4" w:space="0" w:color="auto"/>
                </w:tcBorders>
                <w:shd w:val="clear" w:color="auto" w:fill="auto"/>
                <w:tcMar>
                  <w:left w:w="28" w:type="dxa"/>
                  <w:right w:w="28" w:type="dxa"/>
                </w:tcMar>
                <w:hideMark/>
              </w:tcPr>
            </w:tcPrChange>
          </w:tcPr>
          <w:p w14:paraId="38541E1D"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-0.15</w:t>
            </w:r>
          </w:p>
          <w:p w14:paraId="0E140D70"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-0.08</w:t>
            </w:r>
          </w:p>
          <w:p w14:paraId="32543F6E"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-0.01</w:t>
            </w:r>
          </w:p>
          <w:p w14:paraId="65122C36"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0.00</w:t>
            </w:r>
          </w:p>
          <w:p w14:paraId="1EC156D8" w14:textId="0536F7E0" w:rsidR="00D50A9A" w:rsidRPr="00477DBE" w:rsidRDefault="00D50A9A" w:rsidP="00D50A9A">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0.09</w:t>
            </w:r>
          </w:p>
        </w:tc>
        <w:tc>
          <w:tcPr>
            <w:tcW w:w="844" w:type="dxa"/>
            <w:tcBorders>
              <w:top w:val="single" w:sz="4" w:space="0" w:color="auto"/>
              <w:bottom w:val="single" w:sz="4" w:space="0" w:color="auto"/>
            </w:tcBorders>
            <w:shd w:val="clear" w:color="auto" w:fill="auto"/>
            <w:tcMar>
              <w:left w:w="28" w:type="dxa"/>
              <w:right w:w="28" w:type="dxa"/>
            </w:tcMar>
            <w:tcPrChange w:id="94" w:author="Sun-Young Kim" w:date="2021-05-24T11:25:00Z">
              <w:tcPr>
                <w:tcW w:w="844" w:type="dxa"/>
                <w:gridSpan w:val="2"/>
                <w:tcBorders>
                  <w:top w:val="single" w:sz="4" w:space="0" w:color="auto"/>
                  <w:bottom w:val="single" w:sz="4" w:space="0" w:color="auto"/>
                </w:tcBorders>
                <w:shd w:val="clear" w:color="auto" w:fill="auto"/>
                <w:tcMar>
                  <w:left w:w="28" w:type="dxa"/>
                  <w:right w:w="28" w:type="dxa"/>
                </w:tcMar>
              </w:tcPr>
            </w:tcPrChange>
          </w:tcPr>
          <w:p w14:paraId="2193AADA" w14:textId="77777777"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1.55</w:t>
            </w:r>
          </w:p>
          <w:p w14:paraId="390E31AE" w14:textId="77777777"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2.42</w:t>
            </w:r>
          </w:p>
          <w:p w14:paraId="7094BACC" w14:textId="77777777"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3.27</w:t>
            </w:r>
          </w:p>
          <w:p w14:paraId="14CF151B" w14:textId="77777777"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2.84</w:t>
            </w:r>
          </w:p>
          <w:p w14:paraId="77E2240C" w14:textId="67695CFC"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3.83</w:t>
            </w:r>
          </w:p>
        </w:tc>
        <w:tc>
          <w:tcPr>
            <w:tcW w:w="669" w:type="dxa"/>
            <w:tcBorders>
              <w:top w:val="single" w:sz="4" w:space="0" w:color="auto"/>
              <w:bottom w:val="single" w:sz="4" w:space="0" w:color="auto"/>
            </w:tcBorders>
            <w:shd w:val="clear" w:color="auto" w:fill="auto"/>
            <w:tcMar>
              <w:left w:w="28" w:type="dxa"/>
              <w:right w:w="28" w:type="dxa"/>
            </w:tcMar>
            <w:tcPrChange w:id="95" w:author="Sun-Young Kim" w:date="2021-05-24T11:25:00Z">
              <w:tcPr>
                <w:tcW w:w="669" w:type="dxa"/>
                <w:gridSpan w:val="2"/>
                <w:tcBorders>
                  <w:top w:val="single" w:sz="4" w:space="0" w:color="auto"/>
                  <w:bottom w:val="single" w:sz="4" w:space="0" w:color="auto"/>
                </w:tcBorders>
                <w:shd w:val="clear" w:color="auto" w:fill="auto"/>
                <w:tcMar>
                  <w:left w:w="28" w:type="dxa"/>
                  <w:right w:w="28" w:type="dxa"/>
                </w:tcMar>
              </w:tcPr>
            </w:tcPrChange>
          </w:tcPr>
          <w:p w14:paraId="2303D801" w14:textId="77777777"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0.83</w:t>
            </w:r>
          </w:p>
          <w:p w14:paraId="65825C1A" w14:textId="77777777"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1.41</w:t>
            </w:r>
          </w:p>
          <w:p w14:paraId="5514450F" w14:textId="77777777"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1.95</w:t>
            </w:r>
          </w:p>
          <w:p w14:paraId="05AA34B5" w14:textId="77777777"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1.74</w:t>
            </w:r>
          </w:p>
          <w:p w14:paraId="11ECC77C" w14:textId="6DB4B893"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2.38</w:t>
            </w:r>
          </w:p>
        </w:tc>
        <w:tc>
          <w:tcPr>
            <w:tcW w:w="756" w:type="dxa"/>
            <w:tcBorders>
              <w:top w:val="single" w:sz="4" w:space="0" w:color="auto"/>
              <w:bottom w:val="single" w:sz="4" w:space="0" w:color="auto"/>
            </w:tcBorders>
            <w:shd w:val="clear" w:color="auto" w:fill="auto"/>
            <w:tcMar>
              <w:left w:w="28" w:type="dxa"/>
              <w:right w:w="28" w:type="dxa"/>
            </w:tcMar>
            <w:tcPrChange w:id="96" w:author="Sun-Young Kim" w:date="2021-05-24T11:25:00Z">
              <w:tcPr>
                <w:tcW w:w="756" w:type="dxa"/>
                <w:gridSpan w:val="2"/>
                <w:tcBorders>
                  <w:top w:val="single" w:sz="4" w:space="0" w:color="auto"/>
                  <w:bottom w:val="single" w:sz="4" w:space="0" w:color="auto"/>
                </w:tcBorders>
                <w:shd w:val="clear" w:color="auto" w:fill="auto"/>
                <w:tcMar>
                  <w:left w:w="28" w:type="dxa"/>
                  <w:right w:w="28" w:type="dxa"/>
                </w:tcMar>
              </w:tcPr>
            </w:tcPrChange>
          </w:tcPr>
          <w:p w14:paraId="24BC4150"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0.94</w:t>
            </w:r>
          </w:p>
          <w:p w14:paraId="652272ED"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0.94</w:t>
            </w:r>
          </w:p>
          <w:p w14:paraId="759FD845"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0.94</w:t>
            </w:r>
          </w:p>
          <w:p w14:paraId="1038B7AB"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0.94</w:t>
            </w:r>
          </w:p>
          <w:p w14:paraId="418FFAA3" w14:textId="6AEAE479" w:rsidR="00D50A9A" w:rsidRPr="00477DBE" w:rsidRDefault="00D50A9A" w:rsidP="00D50A9A">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0.94</w:t>
            </w:r>
          </w:p>
        </w:tc>
        <w:tc>
          <w:tcPr>
            <w:tcW w:w="756" w:type="dxa"/>
            <w:tcBorders>
              <w:top w:val="single" w:sz="4" w:space="0" w:color="auto"/>
              <w:bottom w:val="single" w:sz="4" w:space="0" w:color="auto"/>
            </w:tcBorders>
            <w:shd w:val="clear" w:color="auto" w:fill="auto"/>
            <w:tcMar>
              <w:left w:w="28" w:type="dxa"/>
              <w:right w:w="28" w:type="dxa"/>
            </w:tcMar>
            <w:tcPrChange w:id="97" w:author="Sun-Young Kim" w:date="2021-05-24T11:25:00Z">
              <w:tcPr>
                <w:tcW w:w="756" w:type="dxa"/>
                <w:gridSpan w:val="2"/>
                <w:tcBorders>
                  <w:top w:val="single" w:sz="4" w:space="0" w:color="auto"/>
                  <w:bottom w:val="single" w:sz="4" w:space="0" w:color="auto"/>
                </w:tcBorders>
                <w:shd w:val="clear" w:color="auto" w:fill="auto"/>
                <w:tcMar>
                  <w:left w:w="28" w:type="dxa"/>
                  <w:right w:w="28" w:type="dxa"/>
                </w:tcMar>
              </w:tcPr>
            </w:tcPrChange>
          </w:tcPr>
          <w:p w14:paraId="0BCEB5A4"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-0.14</w:t>
            </w:r>
          </w:p>
          <w:p w14:paraId="141B1C83"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-0.09</w:t>
            </w:r>
          </w:p>
          <w:p w14:paraId="6F218F73"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0.07</w:t>
            </w:r>
          </w:p>
          <w:p w14:paraId="75892204"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0.05</w:t>
            </w:r>
          </w:p>
          <w:p w14:paraId="29C34FF4" w14:textId="28EADB61" w:rsidR="00D50A9A" w:rsidRPr="00477DBE" w:rsidRDefault="00D50A9A" w:rsidP="00D50A9A">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0.04</w:t>
            </w:r>
          </w:p>
        </w:tc>
        <w:tc>
          <w:tcPr>
            <w:tcW w:w="856" w:type="dxa"/>
            <w:tcBorders>
              <w:top w:val="single" w:sz="4" w:space="0" w:color="auto"/>
              <w:bottom w:val="single" w:sz="4" w:space="0" w:color="auto"/>
            </w:tcBorders>
            <w:shd w:val="clear" w:color="auto" w:fill="auto"/>
            <w:tcMar>
              <w:left w:w="28" w:type="dxa"/>
              <w:right w:w="28" w:type="dxa"/>
            </w:tcMar>
            <w:tcPrChange w:id="98" w:author="Sun-Young Kim" w:date="2021-05-24T11:25:00Z">
              <w:tcPr>
                <w:tcW w:w="856" w:type="dxa"/>
                <w:gridSpan w:val="2"/>
                <w:tcBorders>
                  <w:top w:val="single" w:sz="4" w:space="0" w:color="auto"/>
                  <w:bottom w:val="single" w:sz="4" w:space="0" w:color="auto"/>
                </w:tcBorders>
                <w:shd w:val="clear" w:color="auto" w:fill="auto"/>
                <w:tcMar>
                  <w:left w:w="28" w:type="dxa"/>
                  <w:right w:w="28" w:type="dxa"/>
                </w:tcMar>
              </w:tcPr>
            </w:tcPrChange>
          </w:tcPr>
          <w:p w14:paraId="551B2E56" w14:textId="77777777" w:rsidR="00D50A9A" w:rsidRPr="00B738FE"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1.56</w:t>
            </w:r>
          </w:p>
          <w:p w14:paraId="0ECD8332" w14:textId="77777777" w:rsidR="00D50A9A" w:rsidRPr="00B738FE"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t>2.75</w:t>
            </w:r>
          </w:p>
          <w:p w14:paraId="7D2EC27E" w14:textId="77777777" w:rsidR="00D50A9A" w:rsidRPr="00B738FE"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t>4.08</w:t>
            </w:r>
          </w:p>
          <w:p w14:paraId="05E857DC" w14:textId="77777777" w:rsidR="00D50A9A" w:rsidRPr="00B738FE"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3.32</w:t>
            </w:r>
          </w:p>
          <w:p w14:paraId="65A88001" w14:textId="3D7F3E9B"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4.83</w:t>
            </w:r>
          </w:p>
        </w:tc>
        <w:tc>
          <w:tcPr>
            <w:tcW w:w="760" w:type="dxa"/>
            <w:tcBorders>
              <w:top w:val="single" w:sz="4" w:space="0" w:color="auto"/>
              <w:bottom w:val="single" w:sz="4" w:space="0" w:color="auto"/>
            </w:tcBorders>
            <w:shd w:val="clear" w:color="auto" w:fill="auto"/>
            <w:tcMar>
              <w:left w:w="28" w:type="dxa"/>
              <w:right w:w="28" w:type="dxa"/>
            </w:tcMar>
            <w:tcPrChange w:id="99" w:author="Sun-Young Kim" w:date="2021-05-24T11:25:00Z">
              <w:tcPr>
                <w:tcW w:w="760" w:type="dxa"/>
                <w:gridSpan w:val="2"/>
                <w:tcBorders>
                  <w:top w:val="single" w:sz="4" w:space="0" w:color="auto"/>
                  <w:bottom w:val="single" w:sz="4" w:space="0" w:color="auto"/>
                </w:tcBorders>
                <w:shd w:val="clear" w:color="auto" w:fill="auto"/>
                <w:tcMar>
                  <w:left w:w="28" w:type="dxa"/>
                  <w:right w:w="28" w:type="dxa"/>
                </w:tcMar>
              </w:tcPr>
            </w:tcPrChange>
          </w:tcPr>
          <w:p w14:paraId="4D3B1C55" w14:textId="77777777" w:rsidR="00D50A9A" w:rsidRPr="00B738FE"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0.80</w:t>
            </w:r>
          </w:p>
          <w:p w14:paraId="6FBAB681" w14:textId="77777777" w:rsidR="00D50A9A" w:rsidRPr="00B738FE"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t>1.62</w:t>
            </w:r>
          </w:p>
          <w:p w14:paraId="68F85398" w14:textId="77777777" w:rsidR="00D50A9A" w:rsidRPr="00B738FE"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t>2.67</w:t>
            </w:r>
          </w:p>
          <w:p w14:paraId="19ABDB3E" w14:textId="77777777" w:rsidR="00D50A9A" w:rsidRPr="00B738FE"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2.00</w:t>
            </w:r>
          </w:p>
          <w:p w14:paraId="549C13BE" w14:textId="71069803"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3.63</w:t>
            </w:r>
          </w:p>
        </w:tc>
        <w:tc>
          <w:tcPr>
            <w:tcW w:w="654" w:type="dxa"/>
            <w:tcBorders>
              <w:top w:val="single" w:sz="4" w:space="0" w:color="auto"/>
              <w:bottom w:val="single" w:sz="4" w:space="0" w:color="auto"/>
            </w:tcBorders>
            <w:shd w:val="clear" w:color="auto" w:fill="auto"/>
            <w:tcMar>
              <w:left w:w="28" w:type="dxa"/>
              <w:right w:w="28" w:type="dxa"/>
            </w:tcMar>
            <w:tcPrChange w:id="100" w:author="Sun-Young Kim" w:date="2021-05-24T11:25:00Z">
              <w:tcPr>
                <w:tcW w:w="654" w:type="dxa"/>
                <w:gridSpan w:val="2"/>
                <w:tcBorders>
                  <w:top w:val="single" w:sz="4" w:space="0" w:color="auto"/>
                  <w:bottom w:val="single" w:sz="4" w:space="0" w:color="auto"/>
                </w:tcBorders>
                <w:shd w:val="clear" w:color="auto" w:fill="auto"/>
                <w:tcMar>
                  <w:left w:w="28" w:type="dxa"/>
                  <w:right w:w="28" w:type="dxa"/>
                </w:tcMar>
              </w:tcPr>
            </w:tcPrChange>
          </w:tcPr>
          <w:p w14:paraId="034FD157"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0.95</w:t>
            </w:r>
          </w:p>
          <w:p w14:paraId="281EA36A"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0.94</w:t>
            </w:r>
          </w:p>
          <w:p w14:paraId="3A6FE4D0"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0.94</w:t>
            </w:r>
          </w:p>
          <w:p w14:paraId="71A9DF18"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0.95</w:t>
            </w:r>
          </w:p>
          <w:p w14:paraId="4B72BC55" w14:textId="1CE08C43" w:rsidR="00D50A9A" w:rsidRPr="00477DBE" w:rsidRDefault="00D50A9A" w:rsidP="00D50A9A">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0.94</w:t>
            </w:r>
          </w:p>
        </w:tc>
        <w:tc>
          <w:tcPr>
            <w:tcW w:w="756" w:type="dxa"/>
            <w:tcBorders>
              <w:top w:val="single" w:sz="4" w:space="0" w:color="auto"/>
              <w:bottom w:val="single" w:sz="4" w:space="0" w:color="auto"/>
            </w:tcBorders>
            <w:shd w:val="clear" w:color="auto" w:fill="auto"/>
            <w:tcMar>
              <w:left w:w="28" w:type="dxa"/>
              <w:right w:w="28" w:type="dxa"/>
            </w:tcMar>
            <w:tcPrChange w:id="101" w:author="Sun-Young Kim" w:date="2021-05-24T11:25:00Z">
              <w:tcPr>
                <w:tcW w:w="756" w:type="dxa"/>
                <w:gridSpan w:val="2"/>
                <w:tcBorders>
                  <w:top w:val="single" w:sz="4" w:space="0" w:color="auto"/>
                  <w:bottom w:val="single" w:sz="4" w:space="0" w:color="auto"/>
                </w:tcBorders>
                <w:shd w:val="clear" w:color="auto" w:fill="auto"/>
                <w:tcMar>
                  <w:left w:w="28" w:type="dxa"/>
                  <w:right w:w="28" w:type="dxa"/>
                </w:tcMar>
              </w:tcPr>
            </w:tcPrChange>
          </w:tcPr>
          <w:p w14:paraId="4312714C"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-0.29</w:t>
            </w:r>
          </w:p>
          <w:p w14:paraId="35913D7D"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-0.19</w:t>
            </w:r>
          </w:p>
          <w:p w14:paraId="1FF0A5D3"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-0.23</w:t>
            </w:r>
          </w:p>
          <w:p w14:paraId="6E165914"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-0.30</w:t>
            </w:r>
          </w:p>
          <w:p w14:paraId="36B305FF" w14:textId="6A6454C4" w:rsidR="00D50A9A" w:rsidRPr="00477DBE" w:rsidRDefault="00D50A9A" w:rsidP="00D50A9A">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-0.17</w:t>
            </w:r>
          </w:p>
        </w:tc>
        <w:tc>
          <w:tcPr>
            <w:tcW w:w="868" w:type="dxa"/>
            <w:tcBorders>
              <w:top w:val="single" w:sz="4" w:space="0" w:color="auto"/>
              <w:bottom w:val="single" w:sz="4" w:space="0" w:color="auto"/>
            </w:tcBorders>
            <w:shd w:val="clear" w:color="auto" w:fill="auto"/>
            <w:tcMar>
              <w:left w:w="28" w:type="dxa"/>
              <w:right w:w="28" w:type="dxa"/>
            </w:tcMar>
            <w:hideMark/>
            <w:tcPrChange w:id="102" w:author="Sun-Young Kim" w:date="2021-05-24T11:25:00Z">
              <w:tcPr>
                <w:tcW w:w="868" w:type="dxa"/>
                <w:gridSpan w:val="2"/>
                <w:tcBorders>
                  <w:top w:val="single" w:sz="4" w:space="0" w:color="auto"/>
                  <w:bottom w:val="single" w:sz="4" w:space="0" w:color="auto"/>
                </w:tcBorders>
                <w:shd w:val="clear" w:color="auto" w:fill="auto"/>
                <w:tcMar>
                  <w:left w:w="28" w:type="dxa"/>
                  <w:right w:w="28" w:type="dxa"/>
                </w:tcMar>
                <w:hideMark/>
              </w:tcPr>
            </w:tcPrChange>
          </w:tcPr>
          <w:p w14:paraId="079BFE88" w14:textId="53E9EE34"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1.51</w:t>
            </w:r>
          </w:p>
          <w:p w14:paraId="06804CA6" w14:textId="15A4DC63"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t>3.58</w:t>
            </w:r>
          </w:p>
          <w:p w14:paraId="03093A59" w14:textId="1A183C80"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t>6.47</w:t>
            </w:r>
          </w:p>
          <w:p w14:paraId="14102B19" w14:textId="2A311B16"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4.54</w:t>
            </w:r>
          </w:p>
          <w:p w14:paraId="27DFEB76" w14:textId="04DB0ED8"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7.92</w:t>
            </w:r>
          </w:p>
        </w:tc>
        <w:tc>
          <w:tcPr>
            <w:tcW w:w="760" w:type="dxa"/>
            <w:tcBorders>
              <w:top w:val="single" w:sz="4" w:space="0" w:color="auto"/>
              <w:bottom w:val="single" w:sz="4" w:space="0" w:color="auto"/>
            </w:tcBorders>
            <w:shd w:val="clear" w:color="auto" w:fill="auto"/>
            <w:tcMar>
              <w:left w:w="28" w:type="dxa"/>
              <w:right w:w="28" w:type="dxa"/>
            </w:tcMar>
            <w:tcPrChange w:id="103" w:author="Sun-Young Kim" w:date="2021-05-24T11:25:00Z">
              <w:tcPr>
                <w:tcW w:w="760" w:type="dxa"/>
                <w:gridSpan w:val="2"/>
                <w:tcBorders>
                  <w:top w:val="single" w:sz="4" w:space="0" w:color="auto"/>
                  <w:bottom w:val="single" w:sz="4" w:space="0" w:color="auto"/>
                </w:tcBorders>
                <w:shd w:val="clear" w:color="auto" w:fill="auto"/>
                <w:tcMar>
                  <w:left w:w="28" w:type="dxa"/>
                  <w:right w:w="28" w:type="dxa"/>
                </w:tcMar>
              </w:tcPr>
            </w:tcPrChange>
          </w:tcPr>
          <w:p w14:paraId="1416E04F" w14:textId="29BB5DF5"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0.79</w:t>
            </w:r>
          </w:p>
          <w:p w14:paraId="4CA7E767" w14:textId="0781A108"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t>1.91</w:t>
            </w:r>
          </w:p>
          <w:p w14:paraId="606536CE" w14:textId="558611AC"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t>3.85</w:t>
            </w:r>
          </w:p>
          <w:p w14:paraId="25F45541" w14:textId="565F0B36" w:rsidR="00D50A9A" w:rsidRPr="00947E91" w:rsidRDefault="00D50A9A" w:rsidP="00D50A9A">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2.96</w:t>
            </w:r>
          </w:p>
          <w:p w14:paraId="11E9E395" w14:textId="7FB435C6" w:rsidR="00D50A9A" w:rsidRPr="00477DBE" w:rsidRDefault="00D50A9A" w:rsidP="00D50A9A">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4.53</w:t>
            </w:r>
          </w:p>
        </w:tc>
        <w:tc>
          <w:tcPr>
            <w:tcW w:w="642" w:type="dxa"/>
            <w:tcBorders>
              <w:top w:val="single" w:sz="4" w:space="0" w:color="auto"/>
              <w:bottom w:val="single" w:sz="4" w:space="0" w:color="auto"/>
            </w:tcBorders>
            <w:shd w:val="clear" w:color="auto" w:fill="auto"/>
            <w:tcMar>
              <w:left w:w="28" w:type="dxa"/>
              <w:right w:w="28" w:type="dxa"/>
            </w:tcMar>
            <w:tcPrChange w:id="104" w:author="Sun-Young Kim" w:date="2021-05-24T11:25:00Z">
              <w:tcPr>
                <w:tcW w:w="642" w:type="dxa"/>
                <w:gridSpan w:val="2"/>
                <w:tcBorders>
                  <w:top w:val="single" w:sz="4" w:space="0" w:color="auto"/>
                  <w:bottom w:val="single" w:sz="4" w:space="0" w:color="auto"/>
                </w:tcBorders>
                <w:shd w:val="clear" w:color="auto" w:fill="auto"/>
                <w:tcMar>
                  <w:left w:w="28" w:type="dxa"/>
                  <w:right w:w="28" w:type="dxa"/>
                </w:tcMar>
              </w:tcPr>
            </w:tcPrChange>
          </w:tcPr>
          <w:p w14:paraId="45972120"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0.94</w:t>
            </w:r>
          </w:p>
          <w:p w14:paraId="51DEB0ED"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0.96</w:t>
            </w:r>
          </w:p>
          <w:p w14:paraId="673647F1"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0.94</w:t>
            </w:r>
          </w:p>
          <w:p w14:paraId="2872CC35" w14:textId="77777777" w:rsidR="00D50A9A" w:rsidRPr="00947E91" w:rsidRDefault="00D50A9A" w:rsidP="00D50A9A">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0.92</w:t>
            </w:r>
          </w:p>
          <w:p w14:paraId="4AA73CD7" w14:textId="5710D70F" w:rsidR="00D50A9A" w:rsidRPr="00477DBE" w:rsidRDefault="00D50A9A" w:rsidP="00D50A9A">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0.95</w:t>
            </w:r>
          </w:p>
        </w:tc>
      </w:tr>
    </w:tbl>
    <w:p w14:paraId="027CCC6E" w14:textId="48070380" w:rsidR="00D8213D" w:rsidRDefault="00D8213D" w:rsidP="00A918B5">
      <w:pPr>
        <w:pStyle w:val="a9"/>
        <w:spacing w:after="0" w:line="480" w:lineRule="auto"/>
        <w:rPr>
          <w:rFonts w:ascii="Times New Roman" w:hAnsi="Times New Roman" w:cs="Times New Roman"/>
          <w:b w:val="0"/>
          <w:sz w:val="24"/>
          <w:szCs w:val="24"/>
        </w:rPr>
      </w:pPr>
      <w:proofErr w:type="gramStart"/>
      <w:r w:rsidRPr="00E5723F">
        <w:rPr>
          <w:rFonts w:ascii="Times New Roman" w:hAnsi="Times New Roman" w:cs="Times New Roman"/>
          <w:b w:val="0"/>
          <w:sz w:val="24"/>
          <w:szCs w:val="24"/>
          <w:vertAlign w:val="superscript"/>
        </w:rPr>
        <w:t>a</w:t>
      </w:r>
      <w:proofErr w:type="gramEnd"/>
      <w:r w:rsidRPr="00B738FE">
        <w:rPr>
          <w:rFonts w:ascii="Times New Roman" w:hAnsi="Times New Roman" w:cs="Times New Roman"/>
          <w:b w:val="0"/>
          <w:sz w:val="24"/>
          <w:szCs w:val="24"/>
        </w:rPr>
        <w:t xml:space="preserve"> </w:t>
      </w:r>
      <w:r w:rsidR="00301EEA">
        <w:rPr>
          <w:rFonts w:ascii="Times New Roman" w:hAnsi="Times New Roman" w:cs="Times New Roman"/>
          <w:b w:val="0"/>
          <w:sz w:val="24"/>
          <w:szCs w:val="24"/>
        </w:rPr>
        <w:t>B</w:t>
      </w:r>
      <w:r>
        <w:rPr>
          <w:rFonts w:ascii="Times New Roman" w:hAnsi="Times New Roman" w:cs="Times New Roman"/>
          <w:b w:val="0"/>
          <w:sz w:val="24"/>
          <w:szCs w:val="24"/>
        </w:rPr>
        <w:t>ias</w:t>
      </w:r>
      <w:r w:rsidRPr="00B738FE">
        <w:rPr>
          <w:rFonts w:ascii="Times New Roman" w:hAnsi="Times New Roman" w:cs="Times New Roman"/>
          <w:b w:val="0"/>
          <w:sz w:val="24"/>
          <w:szCs w:val="24"/>
        </w:rPr>
        <w:t xml:space="preserve"> multiplied by 100</w:t>
      </w:r>
    </w:p>
    <w:p w14:paraId="08BB3796" w14:textId="77777777" w:rsidR="00D8213D" w:rsidRDefault="00D8213D" w:rsidP="00A918B5">
      <w:pPr>
        <w:pStyle w:val="a9"/>
        <w:spacing w:after="0" w:line="480" w:lineRule="auto"/>
        <w:rPr>
          <w:rFonts w:ascii="Times New Roman" w:hAnsi="Times New Roman" w:cs="Times New Roman"/>
          <w:b w:val="0"/>
          <w:sz w:val="24"/>
          <w:szCs w:val="24"/>
        </w:rPr>
      </w:pPr>
      <w:proofErr w:type="gramStart"/>
      <w:r w:rsidRPr="00BE07E1">
        <w:rPr>
          <w:rFonts w:ascii="Times New Roman" w:hAnsi="Times New Roman" w:cs="Times New Roman"/>
          <w:b w:val="0"/>
          <w:sz w:val="24"/>
          <w:szCs w:val="24"/>
          <w:vertAlign w:val="superscript"/>
        </w:rPr>
        <w:t>b</w:t>
      </w:r>
      <w:proofErr w:type="gramEnd"/>
      <w:r w:rsidRPr="00B738FE">
        <w:rPr>
          <w:rFonts w:ascii="Times New Roman" w:hAnsi="Times New Roman" w:cs="Times New Roman"/>
          <w:b w:val="0"/>
          <w:sz w:val="24"/>
          <w:szCs w:val="24"/>
        </w:rPr>
        <w:t xml:space="preserve"> </w:t>
      </w:r>
      <w:r>
        <w:rPr>
          <w:rFonts w:ascii="Times New Roman" w:hAnsi="Times New Roman" w:cs="Times New Roman"/>
          <w:b w:val="0"/>
          <w:sz w:val="24"/>
          <w:szCs w:val="24"/>
        </w:rPr>
        <w:t>R</w:t>
      </w:r>
      <w:r w:rsidRPr="00B738FE">
        <w:rPr>
          <w:rFonts w:ascii="Times New Roman" w:hAnsi="Times New Roman" w:cs="Times New Roman"/>
          <w:b w:val="0"/>
          <w:sz w:val="24"/>
          <w:szCs w:val="24"/>
        </w:rPr>
        <w:t xml:space="preserve">oot mean square </w:t>
      </w:r>
      <w:r>
        <w:rPr>
          <w:rFonts w:ascii="Times New Roman" w:hAnsi="Times New Roman" w:cs="Times New Roman"/>
          <w:b w:val="0"/>
          <w:sz w:val="24"/>
          <w:szCs w:val="24"/>
        </w:rPr>
        <w:t xml:space="preserve">error </w:t>
      </w:r>
      <w:r w:rsidRPr="00B738FE">
        <w:rPr>
          <w:rFonts w:ascii="Times New Roman" w:hAnsi="Times New Roman" w:cs="Times New Roman"/>
          <w:b w:val="0"/>
          <w:sz w:val="24"/>
          <w:szCs w:val="24"/>
        </w:rPr>
        <w:t>multiplied by 100</w:t>
      </w:r>
    </w:p>
    <w:p w14:paraId="11501BA3" w14:textId="501E1213" w:rsidR="00D8213D" w:rsidRDefault="00D8213D" w:rsidP="00A918B5">
      <w:pPr>
        <w:pStyle w:val="a9"/>
        <w:spacing w:after="0" w:line="480" w:lineRule="auto"/>
        <w:rPr>
          <w:rFonts w:ascii="Times New Roman" w:hAnsi="Times New Roman" w:cs="Times New Roman"/>
          <w:b w:val="0"/>
          <w:sz w:val="24"/>
          <w:szCs w:val="24"/>
        </w:rPr>
      </w:pPr>
      <w:proofErr w:type="gramStart"/>
      <w:r>
        <w:rPr>
          <w:rFonts w:ascii="Times New Roman" w:hAnsi="Times New Roman" w:cs="Times New Roman"/>
          <w:b w:val="0"/>
          <w:sz w:val="24"/>
          <w:szCs w:val="24"/>
          <w:vertAlign w:val="superscript"/>
        </w:rPr>
        <w:t>c</w:t>
      </w:r>
      <w:proofErr w:type="gramEnd"/>
      <w:r w:rsidRPr="00B738FE">
        <w:rPr>
          <w:rFonts w:ascii="Times New Roman" w:hAnsi="Times New Roman" w:cs="Times New Roman"/>
          <w:b w:val="0"/>
          <w:sz w:val="24"/>
          <w:szCs w:val="24"/>
        </w:rPr>
        <w:t xml:space="preserve"> </w:t>
      </w:r>
      <w:r>
        <w:rPr>
          <w:rFonts w:ascii="Times New Roman" w:hAnsi="Times New Roman" w:cs="Times New Roman"/>
          <w:b w:val="0"/>
          <w:sz w:val="24"/>
          <w:szCs w:val="24"/>
        </w:rPr>
        <w:t>A</w:t>
      </w:r>
      <w:r w:rsidRPr="00B738FE">
        <w:rPr>
          <w:rFonts w:ascii="Times New Roman" w:hAnsi="Times New Roman" w:cs="Times New Roman"/>
          <w:b w:val="0"/>
          <w:sz w:val="24"/>
          <w:szCs w:val="24"/>
        </w:rPr>
        <w:t>verage standard error</w:t>
      </w:r>
      <w:r>
        <w:rPr>
          <w:rFonts w:ascii="Times New Roman" w:hAnsi="Times New Roman" w:cs="Times New Roman"/>
          <w:b w:val="0"/>
          <w:sz w:val="24"/>
          <w:szCs w:val="24"/>
        </w:rPr>
        <w:t xml:space="preserve"> </w:t>
      </w:r>
      <w:r w:rsidRPr="00B738FE">
        <w:rPr>
          <w:rFonts w:ascii="Times New Roman" w:hAnsi="Times New Roman" w:cs="Times New Roman"/>
          <w:b w:val="0"/>
          <w:sz w:val="24"/>
          <w:szCs w:val="24"/>
        </w:rPr>
        <w:t>multiplied by 100</w:t>
      </w:r>
    </w:p>
    <w:p w14:paraId="4940F1C7" w14:textId="77777777" w:rsidR="00D8213D" w:rsidRDefault="00D8213D" w:rsidP="00A918B5">
      <w:pPr>
        <w:pStyle w:val="a9"/>
        <w:spacing w:after="0" w:line="480" w:lineRule="auto"/>
        <w:rPr>
          <w:rFonts w:ascii="Times New Roman" w:hAnsi="Times New Roman" w:cs="Times New Roman"/>
          <w:b w:val="0"/>
          <w:sz w:val="24"/>
          <w:szCs w:val="24"/>
        </w:rPr>
      </w:pPr>
      <w:proofErr w:type="gramStart"/>
      <w:r>
        <w:rPr>
          <w:rFonts w:ascii="Times New Roman" w:hAnsi="Times New Roman" w:cs="Times New Roman"/>
          <w:b w:val="0"/>
          <w:sz w:val="24"/>
          <w:szCs w:val="24"/>
          <w:vertAlign w:val="superscript"/>
        </w:rPr>
        <w:t>d</w:t>
      </w:r>
      <w:proofErr w:type="gramEnd"/>
      <w:r w:rsidRPr="00B738FE">
        <w:rPr>
          <w:rFonts w:ascii="Times New Roman" w:hAnsi="Times New Roman" w:cs="Times New Roman"/>
          <w:b w:val="0"/>
          <w:sz w:val="24"/>
          <w:szCs w:val="24"/>
        </w:rPr>
        <w:t xml:space="preserve"> </w:t>
      </w:r>
      <w:r>
        <w:rPr>
          <w:rFonts w:ascii="Times New Roman" w:hAnsi="Times New Roman" w:cs="Times New Roman"/>
          <w:b w:val="0"/>
          <w:sz w:val="24"/>
          <w:szCs w:val="24"/>
        </w:rPr>
        <w:t>C</w:t>
      </w:r>
      <w:r w:rsidRPr="00B738FE">
        <w:rPr>
          <w:rFonts w:ascii="Times New Roman" w:hAnsi="Times New Roman" w:cs="Times New Roman"/>
          <w:b w:val="0"/>
          <w:sz w:val="24"/>
          <w:szCs w:val="24"/>
        </w:rPr>
        <w:t xml:space="preserve">overage probability </w:t>
      </w:r>
      <w:r>
        <w:rPr>
          <w:rFonts w:ascii="Times New Roman" w:hAnsi="Times New Roman" w:cs="Times New Roman"/>
          <w:b w:val="0"/>
          <w:sz w:val="24"/>
          <w:szCs w:val="24"/>
        </w:rPr>
        <w:t>of</w:t>
      </w:r>
      <w:r w:rsidRPr="00B738FE">
        <w:rPr>
          <w:rFonts w:ascii="Times New Roman" w:hAnsi="Times New Roman" w:cs="Times New Roman"/>
          <w:b w:val="0"/>
          <w:sz w:val="24"/>
          <w:szCs w:val="24"/>
        </w:rPr>
        <w:t xml:space="preserve"> 95% confidence interval</w:t>
      </w:r>
    </w:p>
    <w:p w14:paraId="5B884B60" w14:textId="77777777" w:rsidR="00D8213D" w:rsidRPr="003F3DD1" w:rsidRDefault="00D8213D" w:rsidP="00A918B5">
      <w:pPr>
        <w:spacing w:after="0" w:line="480" w:lineRule="auto"/>
        <w:rPr>
          <w:rFonts w:ascii="Times New Roman" w:hAnsi="Times New Roman" w:cs="Times New Roman"/>
          <w:kern w:val="0"/>
          <w:sz w:val="24"/>
          <w:szCs w:val="24"/>
          <w:lang w:val="en-GB"/>
        </w:rPr>
        <w:sectPr w:rsidR="00D8213D" w:rsidRPr="003F3DD1" w:rsidSect="00435ACD">
          <w:pgSz w:w="16838" w:h="11906" w:orient="landscape"/>
          <w:pgMar w:top="1440" w:right="1701" w:bottom="1440" w:left="1440" w:header="851" w:footer="992" w:gutter="0"/>
          <w:lnNumType w:countBy="1" w:restart="continuous"/>
          <w:cols w:space="720"/>
          <w:docGrid w:linePitch="272"/>
        </w:sectPr>
      </w:pPr>
      <w:proofErr w:type="gramStart"/>
      <w:r>
        <w:rPr>
          <w:rFonts w:ascii="Times New Roman" w:hAnsi="Times New Roman" w:cs="Times New Roman"/>
          <w:sz w:val="24"/>
          <w:szCs w:val="24"/>
          <w:vertAlign w:val="superscript"/>
        </w:rPr>
        <w:t>e</w:t>
      </w:r>
      <w:proofErr w:type="gramEnd"/>
      <w:r w:rsidRPr="003F3DD1">
        <w:rPr>
          <w:rFonts w:ascii="Times New Roman" w:eastAsia="맑은 고딕" w:hAnsi="Times New Roman" w:cs="Times New Roman"/>
          <w:sz w:val="24"/>
          <w:szCs w:val="24"/>
          <w:lang w:val="en-GB"/>
        </w:rPr>
        <w:t xml:space="preserve"> TE: true</w:t>
      </w:r>
      <w:r>
        <w:rPr>
          <w:rFonts w:ascii="Times New Roman" w:eastAsia="맑은 고딕" w:hAnsi="Times New Roman" w:cs="Times New Roman"/>
          <w:sz w:val="24"/>
          <w:szCs w:val="24"/>
          <w:lang w:val="en-GB"/>
        </w:rPr>
        <w:t xml:space="preserve"> </w:t>
      </w:r>
      <w:r w:rsidRPr="003F3DD1">
        <w:rPr>
          <w:rFonts w:ascii="Times New Roman" w:eastAsia="맑은 고딕" w:hAnsi="Times New Roman" w:cs="Times New Roman"/>
          <w:sz w:val="24"/>
          <w:szCs w:val="24"/>
          <w:lang w:val="en-GB"/>
        </w:rPr>
        <w:t>exposure; NM: nearest-monitor; IDWA: inverse-distance-weighted-average; LUR: land use regression; UK: universal kriging</w:t>
      </w:r>
      <w:r w:rsidRPr="003F3DD1">
        <w:rPr>
          <w:rFonts w:ascii="Times New Roman" w:eastAsia="맑은 고딕" w:hAnsi="Times New Roman" w:cs="Times New Roman"/>
          <w:sz w:val="24"/>
          <w:szCs w:val="24"/>
          <w:vertAlign w:val="subscript"/>
          <w:lang w:val="en-GB"/>
        </w:rPr>
        <w:t xml:space="preserve">; </w:t>
      </w:r>
      <w:r w:rsidRPr="003F3DD1">
        <w:rPr>
          <w:rFonts w:ascii="Times New Roman" w:eastAsia="맑은 고딕" w:hAnsi="Times New Roman" w:cs="Times New Roman"/>
          <w:sz w:val="24"/>
          <w:szCs w:val="24"/>
          <w:lang w:val="en-GB"/>
        </w:rPr>
        <w:t xml:space="preserve">AA: area-average UKD: UK prediction at a SGG district centroid; UKNA: district average based on UK predictions at </w:t>
      </w:r>
      <w:r>
        <w:rPr>
          <w:rFonts w:ascii="Times New Roman" w:eastAsia="맑은 고딕" w:hAnsi="Times New Roman" w:cs="Times New Roman"/>
          <w:sz w:val="24"/>
          <w:szCs w:val="24"/>
          <w:lang w:val="en-GB"/>
        </w:rPr>
        <w:t xml:space="preserve">422 </w:t>
      </w:r>
      <w:r w:rsidRPr="003F3DD1">
        <w:rPr>
          <w:rFonts w:ascii="Times New Roman" w:eastAsia="맑은 고딕" w:hAnsi="Times New Roman" w:cs="Times New Roman"/>
          <w:sz w:val="24"/>
          <w:szCs w:val="24"/>
          <w:lang w:val="en-GB"/>
        </w:rPr>
        <w:t xml:space="preserve">neighbourhood centroids; UKCA: district average </w:t>
      </w:r>
      <w:r>
        <w:rPr>
          <w:rFonts w:ascii="Times New Roman" w:eastAsia="맑은 고딕" w:hAnsi="Times New Roman" w:cs="Times New Roman"/>
          <w:sz w:val="24"/>
          <w:szCs w:val="24"/>
          <w:lang w:val="en-GB"/>
        </w:rPr>
        <w:t>of</w:t>
      </w:r>
      <w:r w:rsidRPr="003F3DD1">
        <w:rPr>
          <w:rFonts w:ascii="Times New Roman" w:eastAsia="맑은 고딕" w:hAnsi="Times New Roman" w:cs="Times New Roman"/>
          <w:sz w:val="24"/>
          <w:szCs w:val="24"/>
          <w:lang w:val="en-GB"/>
        </w:rPr>
        <w:t xml:space="preserve"> UK predictions at </w:t>
      </w:r>
      <w:r>
        <w:rPr>
          <w:rFonts w:ascii="Times New Roman" w:eastAsia="맑은 고딕" w:hAnsi="Times New Roman" w:cs="Times New Roman"/>
          <w:sz w:val="24"/>
          <w:szCs w:val="24"/>
          <w:lang w:val="en-GB"/>
        </w:rPr>
        <w:t xml:space="preserve">16,230 </w:t>
      </w:r>
      <w:r w:rsidRPr="003F3DD1">
        <w:rPr>
          <w:rFonts w:ascii="Times New Roman" w:eastAsia="맑은 고딕" w:hAnsi="Times New Roman" w:cs="Times New Roman"/>
          <w:sz w:val="24"/>
          <w:szCs w:val="24"/>
          <w:lang w:val="en-GB"/>
        </w:rPr>
        <w:t xml:space="preserve">census tract centroids; UKGA: district average </w:t>
      </w:r>
      <w:r>
        <w:rPr>
          <w:rFonts w:ascii="Times New Roman" w:eastAsia="맑은 고딕" w:hAnsi="Times New Roman" w:cs="Times New Roman"/>
          <w:sz w:val="24"/>
          <w:szCs w:val="24"/>
          <w:lang w:val="en-GB"/>
        </w:rPr>
        <w:t>of</w:t>
      </w:r>
      <w:r w:rsidRPr="003F3DD1">
        <w:rPr>
          <w:rFonts w:ascii="Times New Roman" w:eastAsia="맑은 고딕" w:hAnsi="Times New Roman" w:cs="Times New Roman"/>
          <w:sz w:val="24"/>
          <w:szCs w:val="24"/>
          <w:lang w:val="en-GB"/>
        </w:rPr>
        <w:t xml:space="preserve"> UK predictions at </w:t>
      </w:r>
      <w:r>
        <w:rPr>
          <w:rFonts w:ascii="Times New Roman" w:eastAsia="맑은 고딕" w:hAnsi="Times New Roman" w:cs="Times New Roman"/>
          <w:sz w:val="24"/>
          <w:szCs w:val="24"/>
          <w:lang w:val="en-GB"/>
        </w:rPr>
        <w:t xml:space="preserve">610 </w:t>
      </w:r>
      <w:r w:rsidRPr="003F3DD1">
        <w:rPr>
          <w:rFonts w:ascii="Times New Roman" w:eastAsia="맑은 고딕" w:hAnsi="Times New Roman" w:cs="Times New Roman"/>
          <w:sz w:val="24"/>
          <w:szCs w:val="24"/>
          <w:lang w:val="en-GB"/>
        </w:rPr>
        <w:t>1</w:t>
      </w:r>
      <w:r>
        <w:rPr>
          <w:rFonts w:ascii="Times New Roman" w:eastAsia="맑은 고딕" w:hAnsi="Times New Roman" w:cs="Times New Roman"/>
          <w:sz w:val="24"/>
          <w:szCs w:val="24"/>
          <w:lang w:val="en-GB"/>
        </w:rPr>
        <w:t>-</w:t>
      </w:r>
      <w:r w:rsidRPr="003F3DD1">
        <w:rPr>
          <w:rFonts w:ascii="Times New Roman" w:eastAsia="맑은 고딕" w:hAnsi="Times New Roman" w:cs="Times New Roman"/>
          <w:sz w:val="24"/>
          <w:szCs w:val="24"/>
          <w:lang w:val="en-GB"/>
        </w:rPr>
        <w:t>km grid centroids</w:t>
      </w:r>
    </w:p>
    <w:p w14:paraId="68E2A5AA" w14:textId="25427000" w:rsidR="00585A31" w:rsidRDefault="00375F2D" w:rsidP="00585A31">
      <w:pPr>
        <w:spacing w:line="480" w:lineRule="auto"/>
        <w:rPr>
          <w:rFonts w:ascii="Times New Roman" w:hAnsi="Times New Roman" w:cs="Times New Roman"/>
          <w:sz w:val="24"/>
          <w:szCs w:val="24"/>
        </w:rPr>
      </w:pPr>
      <w:r w:rsidRPr="00947E91">
        <w:rPr>
          <w:rFonts w:ascii="Times New Roman" w:hAnsi="Times New Roman" w:cs="Times New Roman"/>
          <w:b/>
          <w:sz w:val="24"/>
          <w:szCs w:val="24"/>
        </w:rPr>
        <w:lastRenderedPageBreak/>
        <w:t>Table</w:t>
      </w:r>
      <w:r w:rsidR="00947E91" w:rsidRPr="00947E91">
        <w:rPr>
          <w:rFonts w:ascii="Times New Roman" w:hAnsi="Times New Roman" w:cs="Times New Roman"/>
          <w:b/>
          <w:sz w:val="24"/>
          <w:szCs w:val="24"/>
        </w:rPr>
        <w:t xml:space="preserve"> </w:t>
      </w:r>
      <w:r w:rsidRPr="00947E91">
        <w:rPr>
          <w:rFonts w:ascii="Times New Roman" w:hAnsi="Times New Roman" w:cs="Times New Roman"/>
          <w:b/>
          <w:sz w:val="24"/>
          <w:szCs w:val="24"/>
        </w:rPr>
        <w:t>S</w:t>
      </w:r>
      <w:r w:rsidR="00BB6463">
        <w:rPr>
          <w:rFonts w:ascii="Times New Roman" w:hAnsi="Times New Roman" w:cs="Times New Roman"/>
          <w:b/>
          <w:sz w:val="24"/>
          <w:szCs w:val="24"/>
        </w:rPr>
        <w:t>4</w:t>
      </w:r>
      <w:r w:rsidR="00947E91" w:rsidRPr="00947E91">
        <w:rPr>
          <w:rFonts w:ascii="Times New Roman" w:hAnsi="Times New Roman" w:cs="Times New Roman"/>
          <w:b/>
          <w:sz w:val="24"/>
          <w:szCs w:val="24"/>
        </w:rPr>
        <w:t>.</w:t>
      </w:r>
      <w:r w:rsidRPr="00947E91">
        <w:rPr>
          <w:rFonts w:ascii="Times New Roman" w:hAnsi="Times New Roman" w:cs="Times New Roman"/>
          <w:sz w:val="24"/>
          <w:szCs w:val="24"/>
        </w:rPr>
        <w:t xml:space="preserve"> </w:t>
      </w:r>
      <w:r w:rsidR="00585A31" w:rsidRPr="00947E91">
        <w:rPr>
          <w:rFonts w:ascii="Times New Roman" w:hAnsi="Times New Roman" w:cs="Times New Roman"/>
          <w:sz w:val="24"/>
          <w:szCs w:val="24"/>
        </w:rPr>
        <w:t>Properties of effect estimates of true and predicted PM</w:t>
      </w:r>
      <w:r w:rsidR="00585A31" w:rsidRPr="00947E91">
        <w:rPr>
          <w:rFonts w:ascii="Times New Roman" w:hAnsi="Times New Roman" w:cs="Times New Roman"/>
          <w:sz w:val="24"/>
          <w:szCs w:val="24"/>
          <w:vertAlign w:val="subscript"/>
        </w:rPr>
        <w:t>10</w:t>
      </w:r>
      <w:r w:rsidR="00585A31" w:rsidRPr="00947E91">
        <w:rPr>
          <w:rFonts w:ascii="Times New Roman" w:hAnsi="Times New Roman" w:cs="Times New Roman"/>
          <w:sz w:val="24"/>
          <w:szCs w:val="24"/>
        </w:rPr>
        <w:t xml:space="preserve"> annual average concentrations on low birth weight over 1,000 simulations by </w:t>
      </w:r>
      <w:r w:rsidR="006841E8">
        <w:rPr>
          <w:rFonts w:ascii="Times New Roman" w:hAnsi="Times New Roman" w:cs="Times New Roman"/>
          <w:sz w:val="24"/>
          <w:szCs w:val="24"/>
        </w:rPr>
        <w:t>address availability</w:t>
      </w:r>
      <w:r w:rsidR="00585A31" w:rsidRPr="00947E91">
        <w:rPr>
          <w:rFonts w:ascii="Times New Roman" w:hAnsi="Times New Roman" w:cs="Times New Roman"/>
          <w:sz w:val="24"/>
          <w:szCs w:val="24"/>
        </w:rPr>
        <w:t xml:space="preserve"> </w:t>
      </w:r>
      <w:r w:rsidR="00585A31">
        <w:rPr>
          <w:rFonts w:ascii="Times New Roman" w:hAnsi="Times New Roman" w:cs="Times New Roman"/>
          <w:sz w:val="24"/>
          <w:szCs w:val="24"/>
        </w:rPr>
        <w:t>ten</w:t>
      </w:r>
      <w:r w:rsidR="00585A31" w:rsidRPr="00947E91">
        <w:rPr>
          <w:rFonts w:ascii="Times New Roman" w:hAnsi="Times New Roman" w:cs="Times New Roman"/>
          <w:sz w:val="24"/>
          <w:szCs w:val="24"/>
        </w:rPr>
        <w:t xml:space="preserve"> exposure </w:t>
      </w:r>
      <w:r w:rsidR="00585A31">
        <w:rPr>
          <w:rFonts w:ascii="Times New Roman" w:hAnsi="Times New Roman" w:cs="Times New Roman"/>
          <w:sz w:val="24"/>
          <w:szCs w:val="24"/>
        </w:rPr>
        <w:t>assessment</w:t>
      </w:r>
      <w:r w:rsidR="00585A31" w:rsidRPr="00947E91">
        <w:rPr>
          <w:rFonts w:ascii="Times New Roman" w:hAnsi="Times New Roman" w:cs="Times New Roman"/>
          <w:sz w:val="24"/>
          <w:szCs w:val="24"/>
        </w:rPr>
        <w:t xml:space="preserve"> methods (</w:t>
      </w:r>
      <w:r w:rsidR="00585A31">
        <w:rPr>
          <w:rFonts w:ascii="Times New Roman" w:hAnsi="Times New Roman" w:cs="Times New Roman"/>
          <w:sz w:val="24"/>
          <w:szCs w:val="24"/>
        </w:rPr>
        <w:t xml:space="preserve">TE, NM, IDWA, LUR, UK, </w:t>
      </w:r>
      <w:r w:rsidR="00585A31" w:rsidRPr="00947E91">
        <w:rPr>
          <w:rFonts w:ascii="Times New Roman" w:hAnsi="Times New Roman" w:cs="Times New Roman"/>
          <w:sz w:val="24"/>
          <w:szCs w:val="24"/>
        </w:rPr>
        <w:t xml:space="preserve">AA, </w:t>
      </w:r>
      <w:r w:rsidR="00585A31">
        <w:rPr>
          <w:rFonts w:ascii="Times New Roman" w:hAnsi="Times New Roman" w:cs="Times New Roman"/>
          <w:sz w:val="24"/>
          <w:szCs w:val="24"/>
        </w:rPr>
        <w:t>UKD, UKNA, UKCA, UKGA</w:t>
      </w:r>
      <w:r w:rsidR="00585A31" w:rsidRPr="00947E91">
        <w:rPr>
          <w:rFonts w:ascii="Times New Roman" w:hAnsi="Times New Roman" w:cs="Times New Roman"/>
          <w:sz w:val="24"/>
          <w:szCs w:val="24"/>
        </w:rPr>
        <w:t xml:space="preserve">), and </w:t>
      </w:r>
      <w:r w:rsidR="00585A31">
        <w:rPr>
          <w:rFonts w:ascii="Times New Roman" w:hAnsi="Times New Roman" w:cs="Times New Roman"/>
          <w:sz w:val="24"/>
          <w:szCs w:val="24"/>
        </w:rPr>
        <w:t xml:space="preserve">the </w:t>
      </w:r>
      <w:r w:rsidR="00585A31" w:rsidRPr="00947E91">
        <w:rPr>
          <w:rFonts w:ascii="Times New Roman" w:hAnsi="Times New Roman" w:cs="Times New Roman"/>
          <w:sz w:val="24"/>
          <w:szCs w:val="24"/>
        </w:rPr>
        <w:t>four environmental scenarios without mean structure (ES</w:t>
      </w:r>
      <w:r w:rsidR="00585A31">
        <w:rPr>
          <w:rFonts w:ascii="Times New Roman" w:hAnsi="Times New Roman" w:cs="Times New Roman"/>
          <w:sz w:val="24"/>
          <w:szCs w:val="24"/>
        </w:rPr>
        <w:t>5</w:t>
      </w:r>
      <w:r w:rsidR="00585A31" w:rsidRPr="00947E91">
        <w:rPr>
          <w:rFonts w:ascii="Times New Roman" w:hAnsi="Times New Roman" w:cs="Times New Roman"/>
          <w:sz w:val="24"/>
          <w:szCs w:val="24"/>
        </w:rPr>
        <w:t>-ES</w:t>
      </w:r>
      <w:r w:rsidR="00585A31">
        <w:rPr>
          <w:rFonts w:ascii="Times New Roman" w:hAnsi="Times New Roman" w:cs="Times New Roman"/>
          <w:sz w:val="24"/>
          <w:szCs w:val="24"/>
        </w:rPr>
        <w:t>8</w:t>
      </w:r>
      <w:r w:rsidR="00585A31" w:rsidRPr="00947E91">
        <w:rPr>
          <w:rFonts w:ascii="Times New Roman" w:hAnsi="Times New Roman" w:cs="Times New Roman"/>
          <w:sz w:val="24"/>
          <w:szCs w:val="24"/>
        </w:rPr>
        <w:t>)</w:t>
      </w:r>
    </w:p>
    <w:tbl>
      <w:tblPr>
        <w:tblStyle w:val="af3"/>
        <w:tblW w:w="14513"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05" w:author="Sun-Young Kim" w:date="2021-05-24T11:26:00Z">
          <w:tblPr>
            <w:tblStyle w:val="af3"/>
            <w:tblW w:w="14041"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1249"/>
        <w:gridCol w:w="1160"/>
        <w:gridCol w:w="756"/>
        <w:gridCol w:w="834"/>
        <w:gridCol w:w="679"/>
        <w:gridCol w:w="758"/>
        <w:gridCol w:w="756"/>
        <w:gridCol w:w="844"/>
        <w:gridCol w:w="669"/>
        <w:gridCol w:w="756"/>
        <w:gridCol w:w="756"/>
        <w:gridCol w:w="856"/>
        <w:gridCol w:w="760"/>
        <w:gridCol w:w="654"/>
        <w:gridCol w:w="756"/>
        <w:gridCol w:w="868"/>
        <w:gridCol w:w="760"/>
        <w:gridCol w:w="642"/>
        <w:tblGridChange w:id="106">
          <w:tblGrid>
            <w:gridCol w:w="777"/>
            <w:gridCol w:w="472"/>
            <w:gridCol w:w="688"/>
            <w:gridCol w:w="472"/>
            <w:gridCol w:w="284"/>
            <w:gridCol w:w="472"/>
            <w:gridCol w:w="362"/>
            <w:gridCol w:w="472"/>
            <w:gridCol w:w="207"/>
            <w:gridCol w:w="472"/>
            <w:gridCol w:w="286"/>
            <w:gridCol w:w="472"/>
            <w:gridCol w:w="284"/>
            <w:gridCol w:w="472"/>
            <w:gridCol w:w="372"/>
            <w:gridCol w:w="472"/>
            <w:gridCol w:w="197"/>
            <w:gridCol w:w="472"/>
            <w:gridCol w:w="284"/>
            <w:gridCol w:w="472"/>
            <w:gridCol w:w="284"/>
            <w:gridCol w:w="472"/>
            <w:gridCol w:w="384"/>
            <w:gridCol w:w="472"/>
            <w:gridCol w:w="288"/>
            <w:gridCol w:w="472"/>
            <w:gridCol w:w="182"/>
            <w:gridCol w:w="472"/>
            <w:gridCol w:w="284"/>
            <w:gridCol w:w="472"/>
            <w:gridCol w:w="396"/>
            <w:gridCol w:w="472"/>
            <w:gridCol w:w="288"/>
            <w:gridCol w:w="472"/>
            <w:gridCol w:w="170"/>
            <w:gridCol w:w="472"/>
          </w:tblGrid>
        </w:tblGridChange>
      </w:tblGrid>
      <w:tr w:rsidR="00585A31" w:rsidRPr="001D41A8" w14:paraId="00CBF984" w14:textId="77777777" w:rsidTr="00C04459">
        <w:trPr>
          <w:trHeight w:val="69"/>
          <w:trPrChange w:id="107" w:author="Sun-Young Kim" w:date="2021-05-24T11:26:00Z">
            <w:trPr>
              <w:gridAfter w:val="0"/>
              <w:trHeight w:val="69"/>
            </w:trPr>
          </w:trPrChange>
        </w:trPr>
        <w:tc>
          <w:tcPr>
            <w:tcW w:w="1249" w:type="dxa"/>
            <w:tcBorders>
              <w:top w:val="single" w:sz="4" w:space="0" w:color="auto"/>
            </w:tcBorders>
            <w:shd w:val="clear" w:color="auto" w:fill="auto"/>
            <w:tcMar>
              <w:left w:w="28" w:type="dxa"/>
              <w:right w:w="28" w:type="dxa"/>
            </w:tcMar>
            <w:tcPrChange w:id="108" w:author="Sun-Young Kim" w:date="2021-05-24T11:26:00Z">
              <w:tcPr>
                <w:tcW w:w="777" w:type="dxa"/>
                <w:tcBorders>
                  <w:top w:val="single" w:sz="4" w:space="0" w:color="auto"/>
                </w:tcBorders>
                <w:shd w:val="clear" w:color="auto" w:fill="auto"/>
                <w:tcMar>
                  <w:left w:w="28" w:type="dxa"/>
                  <w:right w:w="28" w:type="dxa"/>
                </w:tcMar>
              </w:tcPr>
            </w:tcPrChange>
          </w:tcPr>
          <w:p w14:paraId="59FA50A9" w14:textId="77777777" w:rsidR="00585A31" w:rsidRPr="00477DBE" w:rsidRDefault="00585A31" w:rsidP="00B37023">
            <w:pPr>
              <w:wordWrap/>
              <w:spacing w:line="480" w:lineRule="auto"/>
              <w:jc w:val="center"/>
              <w:rPr>
                <w:rFonts w:ascii="Times New Roman" w:hAnsi="Times New Roman" w:cs="Times New Roman"/>
                <w:sz w:val="24"/>
                <w:szCs w:val="24"/>
              </w:rPr>
            </w:pPr>
          </w:p>
        </w:tc>
        <w:tc>
          <w:tcPr>
            <w:tcW w:w="1160" w:type="dxa"/>
            <w:tcBorders>
              <w:top w:val="single" w:sz="4" w:space="0" w:color="auto"/>
            </w:tcBorders>
            <w:shd w:val="clear" w:color="auto" w:fill="auto"/>
            <w:tcMar>
              <w:left w:w="28" w:type="dxa"/>
              <w:right w:w="28" w:type="dxa"/>
            </w:tcMar>
            <w:tcPrChange w:id="109" w:author="Sun-Young Kim" w:date="2021-05-24T11:26:00Z">
              <w:tcPr>
                <w:tcW w:w="1160" w:type="dxa"/>
                <w:gridSpan w:val="2"/>
                <w:tcBorders>
                  <w:top w:val="single" w:sz="4" w:space="0" w:color="auto"/>
                </w:tcBorders>
                <w:shd w:val="clear" w:color="auto" w:fill="auto"/>
                <w:tcMar>
                  <w:left w:w="28" w:type="dxa"/>
                  <w:right w:w="28" w:type="dxa"/>
                </w:tcMar>
              </w:tcPr>
            </w:tcPrChange>
          </w:tcPr>
          <w:p w14:paraId="72F53E6E" w14:textId="77777777" w:rsidR="00585A31" w:rsidRPr="00477DBE" w:rsidRDefault="00585A31" w:rsidP="00B37023">
            <w:pPr>
              <w:wordWrap/>
              <w:spacing w:line="480" w:lineRule="auto"/>
              <w:jc w:val="center"/>
              <w:rPr>
                <w:rFonts w:ascii="Times New Roman" w:hAnsi="Times New Roman" w:cs="Times New Roman"/>
                <w:sz w:val="24"/>
                <w:szCs w:val="24"/>
              </w:rPr>
            </w:pPr>
          </w:p>
        </w:tc>
        <w:tc>
          <w:tcPr>
            <w:tcW w:w="756" w:type="dxa"/>
            <w:tcBorders>
              <w:top w:val="single" w:sz="4" w:space="0" w:color="auto"/>
            </w:tcBorders>
            <w:shd w:val="clear" w:color="auto" w:fill="auto"/>
            <w:tcMar>
              <w:left w:w="28" w:type="dxa"/>
              <w:right w:w="28" w:type="dxa"/>
            </w:tcMar>
            <w:tcPrChange w:id="110" w:author="Sun-Young Kim" w:date="2021-05-24T11:26:00Z">
              <w:tcPr>
                <w:tcW w:w="756" w:type="dxa"/>
                <w:gridSpan w:val="2"/>
                <w:tcBorders>
                  <w:top w:val="single" w:sz="4" w:space="0" w:color="auto"/>
                </w:tcBorders>
                <w:shd w:val="clear" w:color="auto" w:fill="auto"/>
                <w:tcMar>
                  <w:left w:w="28" w:type="dxa"/>
                  <w:right w:w="28" w:type="dxa"/>
                </w:tcMar>
              </w:tcPr>
            </w:tcPrChange>
          </w:tcPr>
          <w:p w14:paraId="4568F666" w14:textId="292649BE" w:rsidR="00585A31" w:rsidRPr="00477DBE" w:rsidRDefault="00585A31" w:rsidP="00585A31">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ES</w:t>
            </w:r>
            <w:r>
              <w:rPr>
                <w:rFonts w:ascii="Times New Roman" w:hAnsi="Times New Roman" w:cs="Times New Roman"/>
                <w:sz w:val="24"/>
                <w:szCs w:val="24"/>
              </w:rPr>
              <w:t>5</w:t>
            </w:r>
          </w:p>
        </w:tc>
        <w:tc>
          <w:tcPr>
            <w:tcW w:w="834" w:type="dxa"/>
            <w:tcBorders>
              <w:top w:val="single" w:sz="4" w:space="0" w:color="auto"/>
            </w:tcBorders>
            <w:shd w:val="clear" w:color="auto" w:fill="auto"/>
            <w:tcMar>
              <w:left w:w="28" w:type="dxa"/>
              <w:right w:w="28" w:type="dxa"/>
            </w:tcMar>
            <w:tcPrChange w:id="111" w:author="Sun-Young Kim" w:date="2021-05-24T11:26:00Z">
              <w:tcPr>
                <w:tcW w:w="834" w:type="dxa"/>
                <w:gridSpan w:val="2"/>
                <w:tcBorders>
                  <w:top w:val="single" w:sz="4" w:space="0" w:color="auto"/>
                </w:tcBorders>
                <w:shd w:val="clear" w:color="auto" w:fill="auto"/>
                <w:tcMar>
                  <w:left w:w="28" w:type="dxa"/>
                  <w:right w:w="28" w:type="dxa"/>
                </w:tcMar>
              </w:tcPr>
            </w:tcPrChange>
          </w:tcPr>
          <w:p w14:paraId="66C18B62" w14:textId="77777777" w:rsidR="00585A31" w:rsidRPr="00477DBE" w:rsidRDefault="00585A31" w:rsidP="00B37023">
            <w:pPr>
              <w:wordWrap/>
              <w:spacing w:line="480" w:lineRule="auto"/>
              <w:jc w:val="center"/>
              <w:rPr>
                <w:rFonts w:ascii="Times New Roman" w:hAnsi="Times New Roman" w:cs="Times New Roman"/>
                <w:sz w:val="24"/>
                <w:szCs w:val="24"/>
              </w:rPr>
            </w:pPr>
          </w:p>
        </w:tc>
        <w:tc>
          <w:tcPr>
            <w:tcW w:w="679" w:type="dxa"/>
            <w:tcBorders>
              <w:top w:val="single" w:sz="4" w:space="0" w:color="auto"/>
            </w:tcBorders>
            <w:shd w:val="clear" w:color="auto" w:fill="auto"/>
            <w:tcMar>
              <w:left w:w="28" w:type="dxa"/>
              <w:right w:w="28" w:type="dxa"/>
            </w:tcMar>
            <w:tcPrChange w:id="112" w:author="Sun-Young Kim" w:date="2021-05-24T11:26:00Z">
              <w:tcPr>
                <w:tcW w:w="679" w:type="dxa"/>
                <w:gridSpan w:val="2"/>
                <w:tcBorders>
                  <w:top w:val="single" w:sz="4" w:space="0" w:color="auto"/>
                </w:tcBorders>
                <w:shd w:val="clear" w:color="auto" w:fill="auto"/>
                <w:tcMar>
                  <w:left w:w="28" w:type="dxa"/>
                  <w:right w:w="28" w:type="dxa"/>
                </w:tcMar>
              </w:tcPr>
            </w:tcPrChange>
          </w:tcPr>
          <w:p w14:paraId="2A0D10C2" w14:textId="77777777" w:rsidR="00585A31" w:rsidRPr="00477DBE" w:rsidRDefault="00585A31" w:rsidP="00B37023">
            <w:pPr>
              <w:wordWrap/>
              <w:spacing w:line="480" w:lineRule="auto"/>
              <w:jc w:val="center"/>
              <w:rPr>
                <w:rFonts w:ascii="Times New Roman" w:hAnsi="Times New Roman" w:cs="Times New Roman"/>
                <w:sz w:val="24"/>
                <w:szCs w:val="24"/>
              </w:rPr>
            </w:pPr>
          </w:p>
        </w:tc>
        <w:tc>
          <w:tcPr>
            <w:tcW w:w="758" w:type="dxa"/>
            <w:tcBorders>
              <w:top w:val="single" w:sz="4" w:space="0" w:color="auto"/>
            </w:tcBorders>
            <w:shd w:val="clear" w:color="auto" w:fill="auto"/>
            <w:tcMar>
              <w:left w:w="28" w:type="dxa"/>
              <w:right w:w="28" w:type="dxa"/>
            </w:tcMar>
            <w:tcPrChange w:id="113" w:author="Sun-Young Kim" w:date="2021-05-24T11:26:00Z">
              <w:tcPr>
                <w:tcW w:w="758" w:type="dxa"/>
                <w:gridSpan w:val="2"/>
                <w:tcBorders>
                  <w:top w:val="single" w:sz="4" w:space="0" w:color="auto"/>
                </w:tcBorders>
                <w:shd w:val="clear" w:color="auto" w:fill="auto"/>
                <w:tcMar>
                  <w:left w:w="28" w:type="dxa"/>
                  <w:right w:w="28" w:type="dxa"/>
                </w:tcMar>
              </w:tcPr>
            </w:tcPrChange>
          </w:tcPr>
          <w:p w14:paraId="5248BA5E" w14:textId="77777777" w:rsidR="00585A31" w:rsidRPr="00477DBE" w:rsidRDefault="00585A31" w:rsidP="00B37023">
            <w:pPr>
              <w:wordWrap/>
              <w:spacing w:line="480" w:lineRule="auto"/>
              <w:jc w:val="center"/>
              <w:rPr>
                <w:rFonts w:ascii="Times New Roman" w:hAnsi="Times New Roman" w:cs="Times New Roman"/>
                <w:sz w:val="24"/>
                <w:szCs w:val="24"/>
              </w:rPr>
            </w:pPr>
          </w:p>
        </w:tc>
        <w:tc>
          <w:tcPr>
            <w:tcW w:w="756" w:type="dxa"/>
            <w:tcBorders>
              <w:top w:val="single" w:sz="4" w:space="0" w:color="auto"/>
            </w:tcBorders>
            <w:shd w:val="clear" w:color="auto" w:fill="auto"/>
            <w:tcMar>
              <w:left w:w="28" w:type="dxa"/>
              <w:right w:w="28" w:type="dxa"/>
            </w:tcMar>
            <w:tcPrChange w:id="114" w:author="Sun-Young Kim" w:date="2021-05-24T11:26:00Z">
              <w:tcPr>
                <w:tcW w:w="756" w:type="dxa"/>
                <w:gridSpan w:val="2"/>
                <w:tcBorders>
                  <w:top w:val="single" w:sz="4" w:space="0" w:color="auto"/>
                </w:tcBorders>
                <w:shd w:val="clear" w:color="auto" w:fill="auto"/>
                <w:tcMar>
                  <w:left w:w="28" w:type="dxa"/>
                  <w:right w:w="28" w:type="dxa"/>
                </w:tcMar>
              </w:tcPr>
            </w:tcPrChange>
          </w:tcPr>
          <w:p w14:paraId="4B228476" w14:textId="2788179A" w:rsidR="00585A31" w:rsidRPr="00477DBE" w:rsidRDefault="00585A31" w:rsidP="00585A31">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ES</w:t>
            </w:r>
            <w:r>
              <w:rPr>
                <w:rFonts w:ascii="Times New Roman" w:hAnsi="Times New Roman" w:cs="Times New Roman"/>
                <w:sz w:val="24"/>
                <w:szCs w:val="24"/>
              </w:rPr>
              <w:t>6</w:t>
            </w:r>
          </w:p>
        </w:tc>
        <w:tc>
          <w:tcPr>
            <w:tcW w:w="844" w:type="dxa"/>
            <w:tcBorders>
              <w:top w:val="single" w:sz="4" w:space="0" w:color="auto"/>
            </w:tcBorders>
            <w:shd w:val="clear" w:color="auto" w:fill="auto"/>
            <w:tcMar>
              <w:left w:w="28" w:type="dxa"/>
              <w:right w:w="28" w:type="dxa"/>
            </w:tcMar>
            <w:tcPrChange w:id="115" w:author="Sun-Young Kim" w:date="2021-05-24T11:26:00Z">
              <w:tcPr>
                <w:tcW w:w="844" w:type="dxa"/>
                <w:gridSpan w:val="2"/>
                <w:tcBorders>
                  <w:top w:val="single" w:sz="4" w:space="0" w:color="auto"/>
                </w:tcBorders>
                <w:shd w:val="clear" w:color="auto" w:fill="auto"/>
                <w:tcMar>
                  <w:left w:w="28" w:type="dxa"/>
                  <w:right w:w="28" w:type="dxa"/>
                </w:tcMar>
              </w:tcPr>
            </w:tcPrChange>
          </w:tcPr>
          <w:p w14:paraId="06407451" w14:textId="77777777" w:rsidR="00585A31" w:rsidRPr="00477DBE" w:rsidRDefault="00585A31" w:rsidP="00B37023">
            <w:pPr>
              <w:wordWrap/>
              <w:spacing w:line="480" w:lineRule="auto"/>
              <w:jc w:val="center"/>
              <w:rPr>
                <w:rFonts w:ascii="Times New Roman" w:hAnsi="Times New Roman" w:cs="Times New Roman"/>
                <w:sz w:val="24"/>
                <w:szCs w:val="24"/>
              </w:rPr>
            </w:pPr>
          </w:p>
        </w:tc>
        <w:tc>
          <w:tcPr>
            <w:tcW w:w="669" w:type="dxa"/>
            <w:tcBorders>
              <w:top w:val="single" w:sz="4" w:space="0" w:color="auto"/>
            </w:tcBorders>
            <w:shd w:val="clear" w:color="auto" w:fill="auto"/>
            <w:tcMar>
              <w:left w:w="28" w:type="dxa"/>
              <w:right w:w="28" w:type="dxa"/>
            </w:tcMar>
            <w:tcPrChange w:id="116" w:author="Sun-Young Kim" w:date="2021-05-24T11:26:00Z">
              <w:tcPr>
                <w:tcW w:w="669" w:type="dxa"/>
                <w:gridSpan w:val="2"/>
                <w:tcBorders>
                  <w:top w:val="single" w:sz="4" w:space="0" w:color="auto"/>
                </w:tcBorders>
                <w:shd w:val="clear" w:color="auto" w:fill="auto"/>
                <w:tcMar>
                  <w:left w:w="28" w:type="dxa"/>
                  <w:right w:w="28" w:type="dxa"/>
                </w:tcMar>
              </w:tcPr>
            </w:tcPrChange>
          </w:tcPr>
          <w:p w14:paraId="71BB0BE8" w14:textId="77777777" w:rsidR="00585A31" w:rsidRPr="00477DBE" w:rsidRDefault="00585A31" w:rsidP="00B37023">
            <w:pPr>
              <w:wordWrap/>
              <w:spacing w:line="480" w:lineRule="auto"/>
              <w:jc w:val="center"/>
              <w:rPr>
                <w:rFonts w:ascii="Times New Roman" w:hAnsi="Times New Roman" w:cs="Times New Roman"/>
                <w:sz w:val="24"/>
                <w:szCs w:val="24"/>
              </w:rPr>
            </w:pPr>
          </w:p>
        </w:tc>
        <w:tc>
          <w:tcPr>
            <w:tcW w:w="756" w:type="dxa"/>
            <w:tcBorders>
              <w:top w:val="single" w:sz="4" w:space="0" w:color="auto"/>
            </w:tcBorders>
            <w:shd w:val="clear" w:color="auto" w:fill="auto"/>
            <w:tcMar>
              <w:left w:w="28" w:type="dxa"/>
              <w:right w:w="28" w:type="dxa"/>
            </w:tcMar>
            <w:tcPrChange w:id="117" w:author="Sun-Young Kim" w:date="2021-05-24T11:26:00Z">
              <w:tcPr>
                <w:tcW w:w="756" w:type="dxa"/>
                <w:gridSpan w:val="2"/>
                <w:tcBorders>
                  <w:top w:val="single" w:sz="4" w:space="0" w:color="auto"/>
                </w:tcBorders>
                <w:shd w:val="clear" w:color="auto" w:fill="auto"/>
                <w:tcMar>
                  <w:left w:w="28" w:type="dxa"/>
                  <w:right w:w="28" w:type="dxa"/>
                </w:tcMar>
              </w:tcPr>
            </w:tcPrChange>
          </w:tcPr>
          <w:p w14:paraId="2FC4C43C" w14:textId="77777777" w:rsidR="00585A31" w:rsidRPr="00477DBE" w:rsidRDefault="00585A31" w:rsidP="00B37023">
            <w:pPr>
              <w:wordWrap/>
              <w:spacing w:line="480" w:lineRule="auto"/>
              <w:jc w:val="center"/>
              <w:rPr>
                <w:rFonts w:ascii="Times New Roman" w:hAnsi="Times New Roman" w:cs="Times New Roman"/>
                <w:sz w:val="24"/>
                <w:szCs w:val="24"/>
              </w:rPr>
            </w:pPr>
          </w:p>
        </w:tc>
        <w:tc>
          <w:tcPr>
            <w:tcW w:w="756" w:type="dxa"/>
            <w:tcBorders>
              <w:top w:val="single" w:sz="4" w:space="0" w:color="auto"/>
            </w:tcBorders>
            <w:shd w:val="clear" w:color="auto" w:fill="auto"/>
            <w:tcMar>
              <w:left w:w="28" w:type="dxa"/>
              <w:right w:w="28" w:type="dxa"/>
            </w:tcMar>
            <w:tcPrChange w:id="118" w:author="Sun-Young Kim" w:date="2021-05-24T11:26:00Z">
              <w:tcPr>
                <w:tcW w:w="756" w:type="dxa"/>
                <w:gridSpan w:val="2"/>
                <w:tcBorders>
                  <w:top w:val="single" w:sz="4" w:space="0" w:color="auto"/>
                </w:tcBorders>
                <w:shd w:val="clear" w:color="auto" w:fill="auto"/>
                <w:tcMar>
                  <w:left w:w="28" w:type="dxa"/>
                  <w:right w:w="28" w:type="dxa"/>
                </w:tcMar>
              </w:tcPr>
            </w:tcPrChange>
          </w:tcPr>
          <w:p w14:paraId="2AA8FC81" w14:textId="5FBDD323" w:rsidR="00585A31" w:rsidRPr="00477DBE" w:rsidRDefault="00585A31" w:rsidP="00585A31">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ES</w:t>
            </w:r>
            <w:r>
              <w:rPr>
                <w:rFonts w:ascii="Times New Roman" w:hAnsi="Times New Roman" w:cs="Times New Roman"/>
                <w:sz w:val="24"/>
                <w:szCs w:val="24"/>
              </w:rPr>
              <w:t>7</w:t>
            </w:r>
          </w:p>
        </w:tc>
        <w:tc>
          <w:tcPr>
            <w:tcW w:w="856" w:type="dxa"/>
            <w:tcBorders>
              <w:top w:val="single" w:sz="4" w:space="0" w:color="auto"/>
            </w:tcBorders>
            <w:shd w:val="clear" w:color="auto" w:fill="auto"/>
            <w:tcMar>
              <w:left w:w="28" w:type="dxa"/>
              <w:right w:w="28" w:type="dxa"/>
            </w:tcMar>
            <w:tcPrChange w:id="119" w:author="Sun-Young Kim" w:date="2021-05-24T11:26:00Z">
              <w:tcPr>
                <w:tcW w:w="856" w:type="dxa"/>
                <w:gridSpan w:val="2"/>
                <w:tcBorders>
                  <w:top w:val="single" w:sz="4" w:space="0" w:color="auto"/>
                </w:tcBorders>
                <w:shd w:val="clear" w:color="auto" w:fill="auto"/>
                <w:tcMar>
                  <w:left w:w="28" w:type="dxa"/>
                  <w:right w:w="28" w:type="dxa"/>
                </w:tcMar>
              </w:tcPr>
            </w:tcPrChange>
          </w:tcPr>
          <w:p w14:paraId="2FEB9803" w14:textId="77777777" w:rsidR="00585A31" w:rsidRPr="00477DBE" w:rsidRDefault="00585A31" w:rsidP="00B37023">
            <w:pPr>
              <w:wordWrap/>
              <w:spacing w:line="480" w:lineRule="auto"/>
              <w:jc w:val="center"/>
              <w:rPr>
                <w:rFonts w:ascii="Times New Roman" w:hAnsi="Times New Roman" w:cs="Times New Roman"/>
                <w:sz w:val="24"/>
                <w:szCs w:val="24"/>
              </w:rPr>
            </w:pPr>
          </w:p>
        </w:tc>
        <w:tc>
          <w:tcPr>
            <w:tcW w:w="760" w:type="dxa"/>
            <w:tcBorders>
              <w:top w:val="single" w:sz="4" w:space="0" w:color="auto"/>
            </w:tcBorders>
            <w:shd w:val="clear" w:color="auto" w:fill="auto"/>
            <w:tcMar>
              <w:left w:w="28" w:type="dxa"/>
              <w:right w:w="28" w:type="dxa"/>
            </w:tcMar>
            <w:tcPrChange w:id="120" w:author="Sun-Young Kim" w:date="2021-05-24T11:26:00Z">
              <w:tcPr>
                <w:tcW w:w="760" w:type="dxa"/>
                <w:gridSpan w:val="2"/>
                <w:tcBorders>
                  <w:top w:val="single" w:sz="4" w:space="0" w:color="auto"/>
                </w:tcBorders>
                <w:shd w:val="clear" w:color="auto" w:fill="auto"/>
                <w:tcMar>
                  <w:left w:w="28" w:type="dxa"/>
                  <w:right w:w="28" w:type="dxa"/>
                </w:tcMar>
              </w:tcPr>
            </w:tcPrChange>
          </w:tcPr>
          <w:p w14:paraId="7C3378F0" w14:textId="77777777" w:rsidR="00585A31" w:rsidRPr="00477DBE" w:rsidRDefault="00585A31" w:rsidP="00B37023">
            <w:pPr>
              <w:wordWrap/>
              <w:spacing w:line="480" w:lineRule="auto"/>
              <w:jc w:val="center"/>
              <w:rPr>
                <w:rFonts w:ascii="Times New Roman" w:hAnsi="Times New Roman" w:cs="Times New Roman"/>
                <w:sz w:val="24"/>
                <w:szCs w:val="24"/>
              </w:rPr>
            </w:pPr>
          </w:p>
        </w:tc>
        <w:tc>
          <w:tcPr>
            <w:tcW w:w="654" w:type="dxa"/>
            <w:tcBorders>
              <w:top w:val="single" w:sz="4" w:space="0" w:color="auto"/>
            </w:tcBorders>
            <w:shd w:val="clear" w:color="auto" w:fill="auto"/>
            <w:tcMar>
              <w:left w:w="28" w:type="dxa"/>
              <w:right w:w="28" w:type="dxa"/>
            </w:tcMar>
            <w:tcPrChange w:id="121" w:author="Sun-Young Kim" w:date="2021-05-24T11:26:00Z">
              <w:tcPr>
                <w:tcW w:w="654" w:type="dxa"/>
                <w:gridSpan w:val="2"/>
                <w:tcBorders>
                  <w:top w:val="single" w:sz="4" w:space="0" w:color="auto"/>
                </w:tcBorders>
                <w:shd w:val="clear" w:color="auto" w:fill="auto"/>
                <w:tcMar>
                  <w:left w:w="28" w:type="dxa"/>
                  <w:right w:w="28" w:type="dxa"/>
                </w:tcMar>
              </w:tcPr>
            </w:tcPrChange>
          </w:tcPr>
          <w:p w14:paraId="5DB384D3" w14:textId="77777777" w:rsidR="00585A31" w:rsidRPr="00477DBE" w:rsidRDefault="00585A31" w:rsidP="00B37023">
            <w:pPr>
              <w:wordWrap/>
              <w:spacing w:line="480" w:lineRule="auto"/>
              <w:jc w:val="center"/>
              <w:rPr>
                <w:rFonts w:ascii="Times New Roman" w:hAnsi="Times New Roman" w:cs="Times New Roman"/>
                <w:sz w:val="24"/>
                <w:szCs w:val="24"/>
              </w:rPr>
            </w:pPr>
          </w:p>
        </w:tc>
        <w:tc>
          <w:tcPr>
            <w:tcW w:w="756" w:type="dxa"/>
            <w:tcBorders>
              <w:top w:val="single" w:sz="4" w:space="0" w:color="auto"/>
            </w:tcBorders>
            <w:shd w:val="clear" w:color="auto" w:fill="auto"/>
            <w:tcMar>
              <w:left w:w="28" w:type="dxa"/>
              <w:right w:w="28" w:type="dxa"/>
            </w:tcMar>
            <w:tcPrChange w:id="122" w:author="Sun-Young Kim" w:date="2021-05-24T11:26:00Z">
              <w:tcPr>
                <w:tcW w:w="756" w:type="dxa"/>
                <w:gridSpan w:val="2"/>
                <w:tcBorders>
                  <w:top w:val="single" w:sz="4" w:space="0" w:color="auto"/>
                </w:tcBorders>
                <w:shd w:val="clear" w:color="auto" w:fill="auto"/>
                <w:tcMar>
                  <w:left w:w="28" w:type="dxa"/>
                  <w:right w:w="28" w:type="dxa"/>
                </w:tcMar>
              </w:tcPr>
            </w:tcPrChange>
          </w:tcPr>
          <w:p w14:paraId="4AFB7362" w14:textId="4176FF54" w:rsidR="00585A31" w:rsidRPr="00477DBE" w:rsidRDefault="00585A31" w:rsidP="00585A31">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ES</w:t>
            </w:r>
            <w:r>
              <w:rPr>
                <w:rFonts w:ascii="Times New Roman" w:hAnsi="Times New Roman" w:cs="Times New Roman"/>
                <w:sz w:val="24"/>
                <w:szCs w:val="24"/>
              </w:rPr>
              <w:t>8</w:t>
            </w:r>
          </w:p>
        </w:tc>
        <w:tc>
          <w:tcPr>
            <w:tcW w:w="868" w:type="dxa"/>
            <w:tcBorders>
              <w:top w:val="single" w:sz="4" w:space="0" w:color="auto"/>
            </w:tcBorders>
            <w:shd w:val="clear" w:color="auto" w:fill="auto"/>
            <w:tcMar>
              <w:left w:w="28" w:type="dxa"/>
              <w:right w:w="28" w:type="dxa"/>
            </w:tcMar>
            <w:vAlign w:val="center"/>
            <w:tcPrChange w:id="123" w:author="Sun-Young Kim" w:date="2021-05-24T11:26:00Z">
              <w:tcPr>
                <w:tcW w:w="868" w:type="dxa"/>
                <w:gridSpan w:val="2"/>
                <w:tcBorders>
                  <w:top w:val="single" w:sz="4" w:space="0" w:color="auto"/>
                </w:tcBorders>
                <w:shd w:val="clear" w:color="auto" w:fill="auto"/>
                <w:tcMar>
                  <w:left w:w="28" w:type="dxa"/>
                  <w:right w:w="28" w:type="dxa"/>
                </w:tcMar>
                <w:vAlign w:val="center"/>
              </w:tcPr>
            </w:tcPrChange>
          </w:tcPr>
          <w:p w14:paraId="2B86638D" w14:textId="77777777" w:rsidR="00585A31" w:rsidRPr="00477DBE" w:rsidRDefault="00585A31" w:rsidP="00B37023">
            <w:pPr>
              <w:wordWrap/>
              <w:spacing w:line="480" w:lineRule="auto"/>
              <w:jc w:val="center"/>
              <w:rPr>
                <w:rFonts w:ascii="Times New Roman" w:hAnsi="Times New Roman" w:cs="Times New Roman"/>
                <w:sz w:val="24"/>
                <w:szCs w:val="24"/>
              </w:rPr>
            </w:pPr>
          </w:p>
        </w:tc>
        <w:tc>
          <w:tcPr>
            <w:tcW w:w="760" w:type="dxa"/>
            <w:tcBorders>
              <w:top w:val="single" w:sz="4" w:space="0" w:color="auto"/>
            </w:tcBorders>
            <w:shd w:val="clear" w:color="auto" w:fill="auto"/>
            <w:tcMar>
              <w:left w:w="28" w:type="dxa"/>
              <w:right w:w="28" w:type="dxa"/>
            </w:tcMar>
            <w:vAlign w:val="center"/>
            <w:tcPrChange w:id="124" w:author="Sun-Young Kim" w:date="2021-05-24T11:26:00Z">
              <w:tcPr>
                <w:tcW w:w="760" w:type="dxa"/>
                <w:gridSpan w:val="2"/>
                <w:tcBorders>
                  <w:top w:val="single" w:sz="4" w:space="0" w:color="auto"/>
                </w:tcBorders>
                <w:shd w:val="clear" w:color="auto" w:fill="auto"/>
                <w:tcMar>
                  <w:left w:w="28" w:type="dxa"/>
                  <w:right w:w="28" w:type="dxa"/>
                </w:tcMar>
                <w:vAlign w:val="center"/>
              </w:tcPr>
            </w:tcPrChange>
          </w:tcPr>
          <w:p w14:paraId="5DA5CFBE" w14:textId="77777777" w:rsidR="00585A31" w:rsidRPr="00477DBE" w:rsidRDefault="00585A31" w:rsidP="00B37023">
            <w:pPr>
              <w:wordWrap/>
              <w:spacing w:line="480" w:lineRule="auto"/>
              <w:jc w:val="center"/>
              <w:rPr>
                <w:rFonts w:ascii="Times New Roman" w:hAnsi="Times New Roman" w:cs="Times New Roman"/>
                <w:sz w:val="24"/>
                <w:szCs w:val="24"/>
              </w:rPr>
            </w:pPr>
          </w:p>
        </w:tc>
        <w:tc>
          <w:tcPr>
            <w:tcW w:w="642" w:type="dxa"/>
            <w:tcBorders>
              <w:top w:val="single" w:sz="4" w:space="0" w:color="auto"/>
            </w:tcBorders>
            <w:shd w:val="clear" w:color="auto" w:fill="auto"/>
            <w:tcMar>
              <w:left w:w="28" w:type="dxa"/>
              <w:right w:w="28" w:type="dxa"/>
            </w:tcMar>
            <w:vAlign w:val="center"/>
            <w:tcPrChange w:id="125" w:author="Sun-Young Kim" w:date="2021-05-24T11:26:00Z">
              <w:tcPr>
                <w:tcW w:w="642" w:type="dxa"/>
                <w:gridSpan w:val="2"/>
                <w:tcBorders>
                  <w:top w:val="single" w:sz="4" w:space="0" w:color="auto"/>
                </w:tcBorders>
                <w:shd w:val="clear" w:color="auto" w:fill="auto"/>
                <w:tcMar>
                  <w:left w:w="28" w:type="dxa"/>
                  <w:right w:w="28" w:type="dxa"/>
                </w:tcMar>
                <w:vAlign w:val="center"/>
              </w:tcPr>
            </w:tcPrChange>
          </w:tcPr>
          <w:p w14:paraId="3D1F9CB7" w14:textId="77777777" w:rsidR="00585A31" w:rsidRPr="00477DBE" w:rsidRDefault="00585A31" w:rsidP="00B37023">
            <w:pPr>
              <w:wordWrap/>
              <w:spacing w:line="480" w:lineRule="auto"/>
              <w:jc w:val="center"/>
              <w:rPr>
                <w:rFonts w:ascii="Times New Roman" w:hAnsi="Times New Roman" w:cs="Times New Roman"/>
                <w:sz w:val="24"/>
                <w:szCs w:val="24"/>
              </w:rPr>
            </w:pPr>
          </w:p>
        </w:tc>
      </w:tr>
      <w:tr w:rsidR="00585A31" w:rsidRPr="001D41A8" w14:paraId="17A444DA" w14:textId="77777777" w:rsidTr="00C04459">
        <w:trPr>
          <w:trHeight w:val="69"/>
          <w:trPrChange w:id="126" w:author="Sun-Young Kim" w:date="2021-05-24T11:26:00Z">
            <w:trPr>
              <w:gridAfter w:val="0"/>
              <w:trHeight w:val="69"/>
            </w:trPr>
          </w:trPrChange>
        </w:trPr>
        <w:tc>
          <w:tcPr>
            <w:tcW w:w="1249" w:type="dxa"/>
            <w:tcBorders>
              <w:bottom w:val="single" w:sz="4" w:space="0" w:color="auto"/>
            </w:tcBorders>
            <w:shd w:val="clear" w:color="auto" w:fill="auto"/>
            <w:tcMar>
              <w:left w:w="28" w:type="dxa"/>
              <w:right w:w="28" w:type="dxa"/>
            </w:tcMar>
            <w:tcPrChange w:id="127" w:author="Sun-Young Kim" w:date="2021-05-24T11:26:00Z">
              <w:tcPr>
                <w:tcW w:w="777" w:type="dxa"/>
                <w:tcBorders>
                  <w:bottom w:val="single" w:sz="4" w:space="0" w:color="auto"/>
                </w:tcBorders>
                <w:shd w:val="clear" w:color="auto" w:fill="auto"/>
                <w:tcMar>
                  <w:left w:w="28" w:type="dxa"/>
                  <w:right w:w="28" w:type="dxa"/>
                </w:tcMar>
              </w:tcPr>
            </w:tcPrChange>
          </w:tcPr>
          <w:p w14:paraId="2C2FF90C" w14:textId="5EF86B6F" w:rsidR="00585A31" w:rsidRPr="00477DBE" w:rsidRDefault="006841E8" w:rsidP="00B37023">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Address</w:t>
            </w:r>
          </w:p>
        </w:tc>
        <w:tc>
          <w:tcPr>
            <w:tcW w:w="1160" w:type="dxa"/>
            <w:tcBorders>
              <w:bottom w:val="single" w:sz="4" w:space="0" w:color="auto"/>
            </w:tcBorders>
            <w:shd w:val="clear" w:color="auto" w:fill="auto"/>
            <w:tcMar>
              <w:left w:w="28" w:type="dxa"/>
              <w:right w:w="28" w:type="dxa"/>
            </w:tcMar>
            <w:tcPrChange w:id="128" w:author="Sun-Young Kim" w:date="2021-05-24T11:26:00Z">
              <w:tcPr>
                <w:tcW w:w="1160" w:type="dxa"/>
                <w:gridSpan w:val="2"/>
                <w:tcBorders>
                  <w:bottom w:val="single" w:sz="4" w:space="0" w:color="auto"/>
                </w:tcBorders>
                <w:shd w:val="clear" w:color="auto" w:fill="auto"/>
                <w:tcMar>
                  <w:left w:w="28" w:type="dxa"/>
                  <w:right w:w="28" w:type="dxa"/>
                </w:tcMar>
              </w:tcPr>
            </w:tcPrChange>
          </w:tcPr>
          <w:p w14:paraId="47720EC3" w14:textId="10CAC08B" w:rsidR="00585A31" w:rsidRPr="00477DBE" w:rsidRDefault="00585A31" w:rsidP="00341A96">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Exposure prediction</w:t>
            </w:r>
          </w:p>
        </w:tc>
        <w:tc>
          <w:tcPr>
            <w:tcW w:w="756" w:type="dxa"/>
            <w:tcBorders>
              <w:bottom w:val="single" w:sz="4" w:space="0" w:color="auto"/>
            </w:tcBorders>
            <w:shd w:val="clear" w:color="auto" w:fill="auto"/>
            <w:tcMar>
              <w:left w:w="28" w:type="dxa"/>
              <w:right w:w="28" w:type="dxa"/>
            </w:tcMar>
            <w:vAlign w:val="center"/>
            <w:tcPrChange w:id="129" w:author="Sun-Young Kim" w:date="2021-05-24T11:26:00Z">
              <w:tcPr>
                <w:tcW w:w="756" w:type="dxa"/>
                <w:gridSpan w:val="2"/>
                <w:tcBorders>
                  <w:bottom w:val="single" w:sz="4" w:space="0" w:color="auto"/>
                </w:tcBorders>
                <w:shd w:val="clear" w:color="auto" w:fill="auto"/>
                <w:tcMar>
                  <w:left w:w="28" w:type="dxa"/>
                  <w:right w:w="28" w:type="dxa"/>
                </w:tcMar>
                <w:vAlign w:val="center"/>
              </w:tcPr>
            </w:tcPrChange>
          </w:tcPr>
          <w:p w14:paraId="7DAD262A" w14:textId="77777777" w:rsidR="00585A31" w:rsidRPr="00477DBE" w:rsidRDefault="00585A31" w:rsidP="00B37023">
            <w:pPr>
              <w:wordWrap/>
              <w:spacing w:line="480" w:lineRule="auto"/>
              <w:jc w:val="center"/>
              <w:rPr>
                <w:rFonts w:ascii="Times New Roman" w:hAnsi="Times New Roman" w:cs="Times New Roman"/>
                <w:sz w:val="24"/>
                <w:szCs w:val="24"/>
              </w:rPr>
            </w:pPr>
            <w:proofErr w:type="spellStart"/>
            <w:r w:rsidRPr="00477DBE">
              <w:rPr>
                <w:rFonts w:ascii="Times New Roman" w:hAnsi="Times New Roman" w:cs="Times New Roman"/>
                <w:sz w:val="24"/>
                <w:szCs w:val="24"/>
              </w:rPr>
              <w:t>Bias</w:t>
            </w:r>
            <w:r w:rsidRPr="00477DBE">
              <w:rPr>
                <w:rFonts w:ascii="Times New Roman" w:hAnsi="Times New Roman" w:cs="Times New Roman"/>
                <w:sz w:val="24"/>
                <w:szCs w:val="24"/>
                <w:vertAlign w:val="superscript"/>
              </w:rPr>
              <w:t>a</w:t>
            </w:r>
            <w:proofErr w:type="spellEnd"/>
          </w:p>
        </w:tc>
        <w:tc>
          <w:tcPr>
            <w:tcW w:w="834" w:type="dxa"/>
            <w:tcBorders>
              <w:bottom w:val="single" w:sz="4" w:space="0" w:color="auto"/>
            </w:tcBorders>
            <w:shd w:val="clear" w:color="auto" w:fill="auto"/>
            <w:tcMar>
              <w:left w:w="28" w:type="dxa"/>
              <w:right w:w="28" w:type="dxa"/>
            </w:tcMar>
            <w:vAlign w:val="center"/>
            <w:tcPrChange w:id="130" w:author="Sun-Young Kim" w:date="2021-05-24T11:26:00Z">
              <w:tcPr>
                <w:tcW w:w="834" w:type="dxa"/>
                <w:gridSpan w:val="2"/>
                <w:tcBorders>
                  <w:bottom w:val="single" w:sz="4" w:space="0" w:color="auto"/>
                </w:tcBorders>
                <w:shd w:val="clear" w:color="auto" w:fill="auto"/>
                <w:tcMar>
                  <w:left w:w="28" w:type="dxa"/>
                  <w:right w:w="28" w:type="dxa"/>
                </w:tcMar>
                <w:vAlign w:val="center"/>
              </w:tcPr>
            </w:tcPrChange>
          </w:tcPr>
          <w:p w14:paraId="769E212D" w14:textId="77777777" w:rsidR="00585A31" w:rsidRPr="00477DBE" w:rsidRDefault="00585A31" w:rsidP="00B37023">
            <w:pPr>
              <w:wordWrap/>
              <w:spacing w:line="480" w:lineRule="auto"/>
              <w:jc w:val="center"/>
              <w:rPr>
                <w:rFonts w:ascii="Times New Roman" w:hAnsi="Times New Roman" w:cs="Times New Roman"/>
                <w:sz w:val="24"/>
                <w:szCs w:val="24"/>
              </w:rPr>
            </w:pPr>
            <w:proofErr w:type="spellStart"/>
            <w:r w:rsidRPr="00477DBE">
              <w:rPr>
                <w:rFonts w:ascii="Times New Roman" w:hAnsi="Times New Roman" w:cs="Times New Roman"/>
                <w:sz w:val="24"/>
                <w:szCs w:val="24"/>
              </w:rPr>
              <w:t>RMSE</w:t>
            </w:r>
            <w:r w:rsidRPr="00477DBE">
              <w:rPr>
                <w:rFonts w:ascii="Times New Roman" w:hAnsi="Times New Roman" w:cs="Times New Roman"/>
                <w:sz w:val="24"/>
                <w:szCs w:val="24"/>
                <w:vertAlign w:val="superscript"/>
              </w:rPr>
              <w:t>b</w:t>
            </w:r>
            <w:proofErr w:type="spellEnd"/>
          </w:p>
        </w:tc>
        <w:tc>
          <w:tcPr>
            <w:tcW w:w="679" w:type="dxa"/>
            <w:tcBorders>
              <w:bottom w:val="single" w:sz="4" w:space="0" w:color="auto"/>
            </w:tcBorders>
            <w:shd w:val="clear" w:color="auto" w:fill="auto"/>
            <w:tcMar>
              <w:left w:w="28" w:type="dxa"/>
              <w:right w:w="28" w:type="dxa"/>
            </w:tcMar>
            <w:vAlign w:val="center"/>
            <w:tcPrChange w:id="131" w:author="Sun-Young Kim" w:date="2021-05-24T11:26:00Z">
              <w:tcPr>
                <w:tcW w:w="679" w:type="dxa"/>
                <w:gridSpan w:val="2"/>
                <w:tcBorders>
                  <w:bottom w:val="single" w:sz="4" w:space="0" w:color="auto"/>
                </w:tcBorders>
                <w:shd w:val="clear" w:color="auto" w:fill="auto"/>
                <w:tcMar>
                  <w:left w:w="28" w:type="dxa"/>
                  <w:right w:w="28" w:type="dxa"/>
                </w:tcMar>
                <w:vAlign w:val="center"/>
              </w:tcPr>
            </w:tcPrChange>
          </w:tcPr>
          <w:p w14:paraId="2B6BA85F" w14:textId="77777777" w:rsidR="00585A31" w:rsidRPr="00477DBE" w:rsidRDefault="00585A31" w:rsidP="00B37023">
            <w:pPr>
              <w:wordWrap/>
              <w:spacing w:line="480" w:lineRule="auto"/>
              <w:jc w:val="center"/>
              <w:rPr>
                <w:rFonts w:ascii="Times New Roman" w:hAnsi="Times New Roman" w:cs="Times New Roman"/>
                <w:sz w:val="24"/>
                <w:szCs w:val="24"/>
              </w:rPr>
            </w:pPr>
            <w:proofErr w:type="spellStart"/>
            <w:r w:rsidRPr="00477DBE">
              <w:rPr>
                <w:rFonts w:ascii="Times New Roman" w:hAnsi="Times New Roman" w:cs="Times New Roman"/>
                <w:sz w:val="24"/>
                <w:szCs w:val="24"/>
              </w:rPr>
              <w:t>ASE</w:t>
            </w:r>
            <w:r w:rsidRPr="00477DBE">
              <w:rPr>
                <w:rFonts w:ascii="Times New Roman" w:hAnsi="Times New Roman" w:cs="Times New Roman"/>
                <w:sz w:val="24"/>
                <w:szCs w:val="24"/>
                <w:vertAlign w:val="superscript"/>
              </w:rPr>
              <w:t>c</w:t>
            </w:r>
            <w:proofErr w:type="spellEnd"/>
          </w:p>
        </w:tc>
        <w:tc>
          <w:tcPr>
            <w:tcW w:w="758" w:type="dxa"/>
            <w:tcBorders>
              <w:bottom w:val="single" w:sz="4" w:space="0" w:color="auto"/>
            </w:tcBorders>
            <w:shd w:val="clear" w:color="auto" w:fill="auto"/>
            <w:tcMar>
              <w:left w:w="28" w:type="dxa"/>
              <w:right w:w="28" w:type="dxa"/>
            </w:tcMar>
            <w:vAlign w:val="center"/>
            <w:tcPrChange w:id="132" w:author="Sun-Young Kim" w:date="2021-05-24T11:26:00Z">
              <w:tcPr>
                <w:tcW w:w="758" w:type="dxa"/>
                <w:gridSpan w:val="2"/>
                <w:tcBorders>
                  <w:bottom w:val="single" w:sz="4" w:space="0" w:color="auto"/>
                </w:tcBorders>
                <w:shd w:val="clear" w:color="auto" w:fill="auto"/>
                <w:tcMar>
                  <w:left w:w="28" w:type="dxa"/>
                  <w:right w:w="28" w:type="dxa"/>
                </w:tcMar>
                <w:vAlign w:val="center"/>
              </w:tcPr>
            </w:tcPrChange>
          </w:tcPr>
          <w:p w14:paraId="5C270313" w14:textId="77777777" w:rsidR="00585A31" w:rsidRPr="00477DBE" w:rsidRDefault="00585A31" w:rsidP="00B37023">
            <w:pPr>
              <w:wordWrap/>
              <w:spacing w:line="480" w:lineRule="auto"/>
              <w:jc w:val="center"/>
              <w:rPr>
                <w:rFonts w:ascii="Times New Roman" w:hAnsi="Times New Roman" w:cs="Times New Roman"/>
                <w:sz w:val="24"/>
                <w:szCs w:val="24"/>
              </w:rPr>
            </w:pPr>
            <w:proofErr w:type="spellStart"/>
            <w:r w:rsidRPr="00477DBE">
              <w:rPr>
                <w:rFonts w:ascii="Times New Roman" w:hAnsi="Times New Roman" w:cs="Times New Roman"/>
                <w:sz w:val="24"/>
                <w:szCs w:val="24"/>
              </w:rPr>
              <w:t>CP</w:t>
            </w:r>
            <w:r w:rsidRPr="00477DBE">
              <w:rPr>
                <w:rFonts w:ascii="Times New Roman" w:hAnsi="Times New Roman" w:cs="Times New Roman"/>
                <w:sz w:val="24"/>
                <w:szCs w:val="24"/>
                <w:vertAlign w:val="superscript"/>
              </w:rPr>
              <w:t>d</w:t>
            </w:r>
            <w:proofErr w:type="spellEnd"/>
          </w:p>
        </w:tc>
        <w:tc>
          <w:tcPr>
            <w:tcW w:w="756" w:type="dxa"/>
            <w:tcBorders>
              <w:bottom w:val="single" w:sz="4" w:space="0" w:color="auto"/>
            </w:tcBorders>
            <w:shd w:val="clear" w:color="auto" w:fill="auto"/>
            <w:tcMar>
              <w:left w:w="28" w:type="dxa"/>
              <w:right w:w="28" w:type="dxa"/>
            </w:tcMar>
            <w:vAlign w:val="center"/>
            <w:tcPrChange w:id="133" w:author="Sun-Young Kim" w:date="2021-05-24T11:26:00Z">
              <w:tcPr>
                <w:tcW w:w="756" w:type="dxa"/>
                <w:gridSpan w:val="2"/>
                <w:tcBorders>
                  <w:bottom w:val="single" w:sz="4" w:space="0" w:color="auto"/>
                </w:tcBorders>
                <w:shd w:val="clear" w:color="auto" w:fill="auto"/>
                <w:tcMar>
                  <w:left w:w="28" w:type="dxa"/>
                  <w:right w:w="28" w:type="dxa"/>
                </w:tcMar>
                <w:vAlign w:val="center"/>
              </w:tcPr>
            </w:tcPrChange>
          </w:tcPr>
          <w:p w14:paraId="5FADE371" w14:textId="77777777" w:rsidR="00585A31" w:rsidRPr="00477DBE" w:rsidRDefault="00585A31" w:rsidP="00B37023">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Bias</w:t>
            </w:r>
          </w:p>
        </w:tc>
        <w:tc>
          <w:tcPr>
            <w:tcW w:w="844" w:type="dxa"/>
            <w:tcBorders>
              <w:bottom w:val="single" w:sz="4" w:space="0" w:color="auto"/>
            </w:tcBorders>
            <w:shd w:val="clear" w:color="auto" w:fill="auto"/>
            <w:tcMar>
              <w:left w:w="28" w:type="dxa"/>
              <w:right w:w="28" w:type="dxa"/>
            </w:tcMar>
            <w:vAlign w:val="center"/>
            <w:tcPrChange w:id="134" w:author="Sun-Young Kim" w:date="2021-05-24T11:26:00Z">
              <w:tcPr>
                <w:tcW w:w="844" w:type="dxa"/>
                <w:gridSpan w:val="2"/>
                <w:tcBorders>
                  <w:bottom w:val="single" w:sz="4" w:space="0" w:color="auto"/>
                </w:tcBorders>
                <w:shd w:val="clear" w:color="auto" w:fill="auto"/>
                <w:tcMar>
                  <w:left w:w="28" w:type="dxa"/>
                  <w:right w:w="28" w:type="dxa"/>
                </w:tcMar>
                <w:vAlign w:val="center"/>
              </w:tcPr>
            </w:tcPrChange>
          </w:tcPr>
          <w:p w14:paraId="2CFB4357" w14:textId="77777777" w:rsidR="00585A31" w:rsidRPr="00477DBE" w:rsidRDefault="00585A31" w:rsidP="00B37023">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RMSE</w:t>
            </w:r>
          </w:p>
        </w:tc>
        <w:tc>
          <w:tcPr>
            <w:tcW w:w="669" w:type="dxa"/>
            <w:tcBorders>
              <w:bottom w:val="single" w:sz="4" w:space="0" w:color="auto"/>
            </w:tcBorders>
            <w:shd w:val="clear" w:color="auto" w:fill="auto"/>
            <w:tcMar>
              <w:left w:w="28" w:type="dxa"/>
              <w:right w:w="28" w:type="dxa"/>
            </w:tcMar>
            <w:vAlign w:val="center"/>
            <w:tcPrChange w:id="135" w:author="Sun-Young Kim" w:date="2021-05-24T11:26:00Z">
              <w:tcPr>
                <w:tcW w:w="669" w:type="dxa"/>
                <w:gridSpan w:val="2"/>
                <w:tcBorders>
                  <w:bottom w:val="single" w:sz="4" w:space="0" w:color="auto"/>
                </w:tcBorders>
                <w:shd w:val="clear" w:color="auto" w:fill="auto"/>
                <w:tcMar>
                  <w:left w:w="28" w:type="dxa"/>
                  <w:right w:w="28" w:type="dxa"/>
                </w:tcMar>
                <w:vAlign w:val="center"/>
              </w:tcPr>
            </w:tcPrChange>
          </w:tcPr>
          <w:p w14:paraId="3E53198D" w14:textId="77777777" w:rsidR="00585A31" w:rsidRPr="00477DBE" w:rsidRDefault="00585A31" w:rsidP="00B37023">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ASE</w:t>
            </w:r>
          </w:p>
        </w:tc>
        <w:tc>
          <w:tcPr>
            <w:tcW w:w="756" w:type="dxa"/>
            <w:tcBorders>
              <w:bottom w:val="single" w:sz="4" w:space="0" w:color="auto"/>
            </w:tcBorders>
            <w:shd w:val="clear" w:color="auto" w:fill="auto"/>
            <w:tcMar>
              <w:left w:w="28" w:type="dxa"/>
              <w:right w:w="28" w:type="dxa"/>
            </w:tcMar>
            <w:vAlign w:val="center"/>
            <w:tcPrChange w:id="136" w:author="Sun-Young Kim" w:date="2021-05-24T11:26:00Z">
              <w:tcPr>
                <w:tcW w:w="756" w:type="dxa"/>
                <w:gridSpan w:val="2"/>
                <w:tcBorders>
                  <w:bottom w:val="single" w:sz="4" w:space="0" w:color="auto"/>
                </w:tcBorders>
                <w:shd w:val="clear" w:color="auto" w:fill="auto"/>
                <w:tcMar>
                  <w:left w:w="28" w:type="dxa"/>
                  <w:right w:w="28" w:type="dxa"/>
                </w:tcMar>
                <w:vAlign w:val="center"/>
              </w:tcPr>
            </w:tcPrChange>
          </w:tcPr>
          <w:p w14:paraId="150811DD" w14:textId="77777777" w:rsidR="00585A31" w:rsidRPr="00477DBE" w:rsidRDefault="00585A31" w:rsidP="00B37023">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CP</w:t>
            </w:r>
          </w:p>
        </w:tc>
        <w:tc>
          <w:tcPr>
            <w:tcW w:w="756" w:type="dxa"/>
            <w:tcBorders>
              <w:bottom w:val="single" w:sz="4" w:space="0" w:color="auto"/>
            </w:tcBorders>
            <w:shd w:val="clear" w:color="auto" w:fill="auto"/>
            <w:tcMar>
              <w:left w:w="28" w:type="dxa"/>
              <w:right w:w="28" w:type="dxa"/>
            </w:tcMar>
            <w:vAlign w:val="center"/>
            <w:tcPrChange w:id="137" w:author="Sun-Young Kim" w:date="2021-05-24T11:26:00Z">
              <w:tcPr>
                <w:tcW w:w="756" w:type="dxa"/>
                <w:gridSpan w:val="2"/>
                <w:tcBorders>
                  <w:bottom w:val="single" w:sz="4" w:space="0" w:color="auto"/>
                </w:tcBorders>
                <w:shd w:val="clear" w:color="auto" w:fill="auto"/>
                <w:tcMar>
                  <w:left w:w="28" w:type="dxa"/>
                  <w:right w:w="28" w:type="dxa"/>
                </w:tcMar>
                <w:vAlign w:val="center"/>
              </w:tcPr>
            </w:tcPrChange>
          </w:tcPr>
          <w:p w14:paraId="71A20461" w14:textId="77777777" w:rsidR="00585A31" w:rsidRPr="00477DBE" w:rsidRDefault="00585A31" w:rsidP="00B37023">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Bias</w:t>
            </w:r>
          </w:p>
        </w:tc>
        <w:tc>
          <w:tcPr>
            <w:tcW w:w="856" w:type="dxa"/>
            <w:tcBorders>
              <w:bottom w:val="single" w:sz="4" w:space="0" w:color="auto"/>
            </w:tcBorders>
            <w:shd w:val="clear" w:color="auto" w:fill="auto"/>
            <w:tcMar>
              <w:left w:w="28" w:type="dxa"/>
              <w:right w:w="28" w:type="dxa"/>
            </w:tcMar>
            <w:vAlign w:val="center"/>
            <w:tcPrChange w:id="138" w:author="Sun-Young Kim" w:date="2021-05-24T11:26:00Z">
              <w:tcPr>
                <w:tcW w:w="856" w:type="dxa"/>
                <w:gridSpan w:val="2"/>
                <w:tcBorders>
                  <w:bottom w:val="single" w:sz="4" w:space="0" w:color="auto"/>
                </w:tcBorders>
                <w:shd w:val="clear" w:color="auto" w:fill="auto"/>
                <w:tcMar>
                  <w:left w:w="28" w:type="dxa"/>
                  <w:right w:w="28" w:type="dxa"/>
                </w:tcMar>
                <w:vAlign w:val="center"/>
              </w:tcPr>
            </w:tcPrChange>
          </w:tcPr>
          <w:p w14:paraId="6F8EE6CF" w14:textId="77777777" w:rsidR="00585A31" w:rsidRPr="00477DBE" w:rsidRDefault="00585A31" w:rsidP="00B37023">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RMSE</w:t>
            </w:r>
          </w:p>
        </w:tc>
        <w:tc>
          <w:tcPr>
            <w:tcW w:w="760" w:type="dxa"/>
            <w:tcBorders>
              <w:bottom w:val="single" w:sz="4" w:space="0" w:color="auto"/>
            </w:tcBorders>
            <w:shd w:val="clear" w:color="auto" w:fill="auto"/>
            <w:tcMar>
              <w:left w:w="28" w:type="dxa"/>
              <w:right w:w="28" w:type="dxa"/>
            </w:tcMar>
            <w:vAlign w:val="center"/>
            <w:tcPrChange w:id="139" w:author="Sun-Young Kim" w:date="2021-05-24T11:26:00Z">
              <w:tcPr>
                <w:tcW w:w="760" w:type="dxa"/>
                <w:gridSpan w:val="2"/>
                <w:tcBorders>
                  <w:bottom w:val="single" w:sz="4" w:space="0" w:color="auto"/>
                </w:tcBorders>
                <w:shd w:val="clear" w:color="auto" w:fill="auto"/>
                <w:tcMar>
                  <w:left w:w="28" w:type="dxa"/>
                  <w:right w:w="28" w:type="dxa"/>
                </w:tcMar>
                <w:vAlign w:val="center"/>
              </w:tcPr>
            </w:tcPrChange>
          </w:tcPr>
          <w:p w14:paraId="583990DA" w14:textId="77777777" w:rsidR="00585A31" w:rsidRPr="00477DBE" w:rsidRDefault="00585A31" w:rsidP="00B37023">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ASE</w:t>
            </w:r>
          </w:p>
        </w:tc>
        <w:tc>
          <w:tcPr>
            <w:tcW w:w="654" w:type="dxa"/>
            <w:tcBorders>
              <w:bottom w:val="single" w:sz="4" w:space="0" w:color="auto"/>
            </w:tcBorders>
            <w:shd w:val="clear" w:color="auto" w:fill="auto"/>
            <w:tcMar>
              <w:left w:w="28" w:type="dxa"/>
              <w:right w:w="28" w:type="dxa"/>
            </w:tcMar>
            <w:vAlign w:val="center"/>
            <w:tcPrChange w:id="140" w:author="Sun-Young Kim" w:date="2021-05-24T11:26:00Z">
              <w:tcPr>
                <w:tcW w:w="654" w:type="dxa"/>
                <w:gridSpan w:val="2"/>
                <w:tcBorders>
                  <w:bottom w:val="single" w:sz="4" w:space="0" w:color="auto"/>
                </w:tcBorders>
                <w:shd w:val="clear" w:color="auto" w:fill="auto"/>
                <w:tcMar>
                  <w:left w:w="28" w:type="dxa"/>
                  <w:right w:w="28" w:type="dxa"/>
                </w:tcMar>
                <w:vAlign w:val="center"/>
              </w:tcPr>
            </w:tcPrChange>
          </w:tcPr>
          <w:p w14:paraId="3376EC90" w14:textId="77777777" w:rsidR="00585A31" w:rsidRPr="00477DBE" w:rsidRDefault="00585A31" w:rsidP="00B37023">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CP</w:t>
            </w:r>
          </w:p>
        </w:tc>
        <w:tc>
          <w:tcPr>
            <w:tcW w:w="756" w:type="dxa"/>
            <w:tcBorders>
              <w:bottom w:val="single" w:sz="4" w:space="0" w:color="auto"/>
            </w:tcBorders>
            <w:shd w:val="clear" w:color="auto" w:fill="auto"/>
            <w:tcMar>
              <w:left w:w="28" w:type="dxa"/>
              <w:right w:w="28" w:type="dxa"/>
            </w:tcMar>
            <w:vAlign w:val="center"/>
            <w:tcPrChange w:id="141" w:author="Sun-Young Kim" w:date="2021-05-24T11:26:00Z">
              <w:tcPr>
                <w:tcW w:w="756" w:type="dxa"/>
                <w:gridSpan w:val="2"/>
                <w:tcBorders>
                  <w:bottom w:val="single" w:sz="4" w:space="0" w:color="auto"/>
                </w:tcBorders>
                <w:shd w:val="clear" w:color="auto" w:fill="auto"/>
                <w:tcMar>
                  <w:left w:w="28" w:type="dxa"/>
                  <w:right w:w="28" w:type="dxa"/>
                </w:tcMar>
                <w:vAlign w:val="center"/>
              </w:tcPr>
            </w:tcPrChange>
          </w:tcPr>
          <w:p w14:paraId="745E2355" w14:textId="77777777" w:rsidR="00585A31" w:rsidRPr="00477DBE" w:rsidRDefault="00585A31" w:rsidP="00B37023">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Bias</w:t>
            </w:r>
          </w:p>
        </w:tc>
        <w:tc>
          <w:tcPr>
            <w:tcW w:w="868" w:type="dxa"/>
            <w:tcBorders>
              <w:bottom w:val="single" w:sz="4" w:space="0" w:color="auto"/>
            </w:tcBorders>
            <w:shd w:val="clear" w:color="auto" w:fill="auto"/>
            <w:tcMar>
              <w:left w:w="28" w:type="dxa"/>
              <w:right w:w="28" w:type="dxa"/>
            </w:tcMar>
            <w:vAlign w:val="center"/>
            <w:tcPrChange w:id="142" w:author="Sun-Young Kim" w:date="2021-05-24T11:26:00Z">
              <w:tcPr>
                <w:tcW w:w="868" w:type="dxa"/>
                <w:gridSpan w:val="2"/>
                <w:tcBorders>
                  <w:bottom w:val="single" w:sz="4" w:space="0" w:color="auto"/>
                </w:tcBorders>
                <w:shd w:val="clear" w:color="auto" w:fill="auto"/>
                <w:tcMar>
                  <w:left w:w="28" w:type="dxa"/>
                  <w:right w:w="28" w:type="dxa"/>
                </w:tcMar>
                <w:vAlign w:val="center"/>
              </w:tcPr>
            </w:tcPrChange>
          </w:tcPr>
          <w:p w14:paraId="5A7E579B" w14:textId="77777777" w:rsidR="00585A31" w:rsidRPr="00477DBE" w:rsidRDefault="00585A31" w:rsidP="00B37023">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RMSE</w:t>
            </w:r>
          </w:p>
        </w:tc>
        <w:tc>
          <w:tcPr>
            <w:tcW w:w="760" w:type="dxa"/>
            <w:tcBorders>
              <w:bottom w:val="single" w:sz="4" w:space="0" w:color="auto"/>
            </w:tcBorders>
            <w:shd w:val="clear" w:color="auto" w:fill="auto"/>
            <w:tcMar>
              <w:left w:w="28" w:type="dxa"/>
              <w:right w:w="28" w:type="dxa"/>
            </w:tcMar>
            <w:vAlign w:val="center"/>
            <w:tcPrChange w:id="143" w:author="Sun-Young Kim" w:date="2021-05-24T11:26:00Z">
              <w:tcPr>
                <w:tcW w:w="760" w:type="dxa"/>
                <w:gridSpan w:val="2"/>
                <w:tcBorders>
                  <w:bottom w:val="single" w:sz="4" w:space="0" w:color="auto"/>
                </w:tcBorders>
                <w:shd w:val="clear" w:color="auto" w:fill="auto"/>
                <w:tcMar>
                  <w:left w:w="28" w:type="dxa"/>
                  <w:right w:w="28" w:type="dxa"/>
                </w:tcMar>
                <w:vAlign w:val="center"/>
              </w:tcPr>
            </w:tcPrChange>
          </w:tcPr>
          <w:p w14:paraId="3BF3CC85" w14:textId="77777777" w:rsidR="00585A31" w:rsidRPr="00477DBE" w:rsidRDefault="00585A31" w:rsidP="00B37023">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ASE</w:t>
            </w:r>
          </w:p>
        </w:tc>
        <w:tc>
          <w:tcPr>
            <w:tcW w:w="642" w:type="dxa"/>
            <w:tcBorders>
              <w:bottom w:val="single" w:sz="4" w:space="0" w:color="auto"/>
            </w:tcBorders>
            <w:shd w:val="clear" w:color="auto" w:fill="auto"/>
            <w:tcMar>
              <w:left w:w="28" w:type="dxa"/>
              <w:right w:w="28" w:type="dxa"/>
            </w:tcMar>
            <w:vAlign w:val="center"/>
            <w:tcPrChange w:id="144" w:author="Sun-Young Kim" w:date="2021-05-24T11:26:00Z">
              <w:tcPr>
                <w:tcW w:w="642" w:type="dxa"/>
                <w:gridSpan w:val="2"/>
                <w:tcBorders>
                  <w:bottom w:val="single" w:sz="4" w:space="0" w:color="auto"/>
                </w:tcBorders>
                <w:shd w:val="clear" w:color="auto" w:fill="auto"/>
                <w:tcMar>
                  <w:left w:w="28" w:type="dxa"/>
                  <w:right w:w="28" w:type="dxa"/>
                </w:tcMar>
                <w:vAlign w:val="center"/>
              </w:tcPr>
            </w:tcPrChange>
          </w:tcPr>
          <w:p w14:paraId="12F9E3C9" w14:textId="77777777" w:rsidR="00585A31" w:rsidRPr="00477DBE" w:rsidRDefault="00585A31" w:rsidP="00B37023">
            <w:pPr>
              <w:wordWrap/>
              <w:spacing w:line="480" w:lineRule="auto"/>
              <w:jc w:val="center"/>
              <w:rPr>
                <w:rFonts w:ascii="Times New Roman" w:hAnsi="Times New Roman" w:cs="Times New Roman"/>
                <w:sz w:val="24"/>
                <w:szCs w:val="24"/>
              </w:rPr>
            </w:pPr>
            <w:r w:rsidRPr="00477DBE">
              <w:rPr>
                <w:rFonts w:ascii="Times New Roman" w:hAnsi="Times New Roman" w:cs="Times New Roman"/>
                <w:sz w:val="24"/>
                <w:szCs w:val="24"/>
              </w:rPr>
              <w:t>CP</w:t>
            </w:r>
          </w:p>
        </w:tc>
      </w:tr>
      <w:tr w:rsidR="00CE7727" w:rsidRPr="001D41A8" w14:paraId="5832C488" w14:textId="77777777" w:rsidTr="00CE7727">
        <w:trPr>
          <w:trHeight w:val="69"/>
        </w:trPr>
        <w:tc>
          <w:tcPr>
            <w:tcW w:w="1249" w:type="dxa"/>
            <w:tcBorders>
              <w:top w:val="single" w:sz="4" w:space="0" w:color="auto"/>
              <w:bottom w:val="single" w:sz="4" w:space="0" w:color="auto"/>
            </w:tcBorders>
            <w:shd w:val="clear" w:color="auto" w:fill="auto"/>
            <w:tcMar>
              <w:left w:w="28" w:type="dxa"/>
              <w:right w:w="28" w:type="dxa"/>
            </w:tcMar>
          </w:tcPr>
          <w:p w14:paraId="13F226D4" w14:textId="5A0CB97F" w:rsidR="00CE7727" w:rsidRPr="00477DBE" w:rsidRDefault="00CE7727" w:rsidP="00CE7727">
            <w:pPr>
              <w:spacing w:line="480" w:lineRule="auto"/>
              <w:jc w:val="center"/>
              <w:rPr>
                <w:rFonts w:ascii="Times New Roman" w:hAnsi="Times New Roman" w:cs="Times New Roman"/>
                <w:sz w:val="24"/>
                <w:szCs w:val="24"/>
              </w:rPr>
            </w:pPr>
          </w:p>
        </w:tc>
        <w:tc>
          <w:tcPr>
            <w:tcW w:w="1160" w:type="dxa"/>
            <w:tcBorders>
              <w:top w:val="single" w:sz="4" w:space="0" w:color="auto"/>
              <w:bottom w:val="single" w:sz="4" w:space="0" w:color="auto"/>
            </w:tcBorders>
            <w:shd w:val="clear" w:color="auto" w:fill="auto"/>
            <w:tcMar>
              <w:left w:w="28" w:type="dxa"/>
              <w:right w:w="28" w:type="dxa"/>
            </w:tcMar>
            <w:hideMark/>
          </w:tcPr>
          <w:p w14:paraId="4BC85F5E" w14:textId="164E5455" w:rsidR="00CE7727" w:rsidRPr="00477DBE"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TE</w:t>
            </w:r>
          </w:p>
        </w:tc>
        <w:tc>
          <w:tcPr>
            <w:tcW w:w="756" w:type="dxa"/>
            <w:tcBorders>
              <w:top w:val="single" w:sz="4" w:space="0" w:color="auto"/>
              <w:bottom w:val="single" w:sz="4" w:space="0" w:color="auto"/>
            </w:tcBorders>
            <w:shd w:val="clear" w:color="auto" w:fill="auto"/>
            <w:tcMar>
              <w:left w:w="28" w:type="dxa"/>
              <w:right w:w="28" w:type="dxa"/>
            </w:tcMar>
            <w:hideMark/>
          </w:tcPr>
          <w:p w14:paraId="60FF7682" w14:textId="155B35CD" w:rsidR="00CE7727" w:rsidRPr="00477DBE" w:rsidRDefault="00CE7727" w:rsidP="00CE7727">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0.03</w:t>
            </w:r>
          </w:p>
        </w:tc>
        <w:tc>
          <w:tcPr>
            <w:tcW w:w="834" w:type="dxa"/>
            <w:tcBorders>
              <w:top w:val="single" w:sz="4" w:space="0" w:color="auto"/>
              <w:bottom w:val="single" w:sz="4" w:space="0" w:color="auto"/>
            </w:tcBorders>
            <w:shd w:val="clear" w:color="auto" w:fill="auto"/>
            <w:tcMar>
              <w:left w:w="28" w:type="dxa"/>
              <w:right w:w="28" w:type="dxa"/>
            </w:tcMar>
            <w:hideMark/>
          </w:tcPr>
          <w:p w14:paraId="43723F81" w14:textId="6F5634D5" w:rsidR="00CE7727" w:rsidRPr="00477DBE"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679" w:type="dxa"/>
            <w:tcBorders>
              <w:top w:val="single" w:sz="4" w:space="0" w:color="auto"/>
              <w:bottom w:val="single" w:sz="4" w:space="0" w:color="auto"/>
            </w:tcBorders>
            <w:shd w:val="clear" w:color="auto" w:fill="auto"/>
            <w:tcMar>
              <w:left w:w="28" w:type="dxa"/>
              <w:right w:w="28" w:type="dxa"/>
            </w:tcMar>
            <w:hideMark/>
          </w:tcPr>
          <w:p w14:paraId="10FB0F62" w14:textId="7C2DA9B4" w:rsidR="00CE7727" w:rsidRPr="00477DBE" w:rsidRDefault="00CE7727" w:rsidP="00CE7727">
            <w:pPr>
              <w:wordWrap/>
              <w:spacing w:line="480" w:lineRule="auto"/>
              <w:jc w:val="center"/>
              <w:rPr>
                <w:rFonts w:ascii="Times New Roman" w:hAnsi="Times New Roman" w:cs="Times New Roman"/>
                <w:sz w:val="24"/>
                <w:szCs w:val="24"/>
              </w:rPr>
            </w:pPr>
            <w:r w:rsidRPr="00B738FE">
              <w:rPr>
                <w:rFonts w:ascii="Times New Roman" w:hAnsi="Times New Roman" w:cs="Times New Roman"/>
                <w:sz w:val="24"/>
                <w:szCs w:val="24"/>
              </w:rPr>
              <w:t>0.</w:t>
            </w:r>
            <w:r>
              <w:rPr>
                <w:rFonts w:ascii="Times New Roman" w:hAnsi="Times New Roman" w:cs="Times New Roman"/>
                <w:sz w:val="24"/>
                <w:szCs w:val="24"/>
              </w:rPr>
              <w:t>7</w:t>
            </w:r>
            <w:r w:rsidRPr="00B738FE">
              <w:rPr>
                <w:rFonts w:ascii="Times New Roman" w:hAnsi="Times New Roman" w:cs="Times New Roman"/>
                <w:sz w:val="24"/>
                <w:szCs w:val="24"/>
              </w:rPr>
              <w:t>8</w:t>
            </w:r>
          </w:p>
        </w:tc>
        <w:tc>
          <w:tcPr>
            <w:tcW w:w="758" w:type="dxa"/>
            <w:tcBorders>
              <w:top w:val="single" w:sz="4" w:space="0" w:color="auto"/>
              <w:bottom w:val="single" w:sz="4" w:space="0" w:color="auto"/>
            </w:tcBorders>
            <w:shd w:val="clear" w:color="auto" w:fill="auto"/>
            <w:tcMar>
              <w:left w:w="28" w:type="dxa"/>
              <w:right w:w="28" w:type="dxa"/>
            </w:tcMar>
            <w:hideMark/>
          </w:tcPr>
          <w:p w14:paraId="0A89DC13" w14:textId="6B9422EE" w:rsidR="00CE7727" w:rsidRPr="00477DBE" w:rsidRDefault="00CE7727" w:rsidP="00CE7727">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0.95</w:t>
            </w:r>
          </w:p>
        </w:tc>
        <w:tc>
          <w:tcPr>
            <w:tcW w:w="756" w:type="dxa"/>
            <w:tcBorders>
              <w:top w:val="single" w:sz="4" w:space="0" w:color="auto"/>
              <w:bottom w:val="single" w:sz="4" w:space="0" w:color="auto"/>
            </w:tcBorders>
            <w:shd w:val="clear" w:color="auto" w:fill="auto"/>
            <w:tcMar>
              <w:left w:w="28" w:type="dxa"/>
              <w:right w:w="28" w:type="dxa"/>
            </w:tcMar>
            <w:hideMark/>
          </w:tcPr>
          <w:p w14:paraId="65CC8497" w14:textId="08B640A6" w:rsidR="00CE7727" w:rsidRPr="00477DBE" w:rsidRDefault="00CE7727" w:rsidP="00CE7727">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0.01</w:t>
            </w:r>
          </w:p>
        </w:tc>
        <w:tc>
          <w:tcPr>
            <w:tcW w:w="844" w:type="dxa"/>
            <w:tcBorders>
              <w:top w:val="single" w:sz="4" w:space="0" w:color="auto"/>
              <w:bottom w:val="single" w:sz="4" w:space="0" w:color="auto"/>
            </w:tcBorders>
            <w:shd w:val="clear" w:color="auto" w:fill="auto"/>
            <w:tcMar>
              <w:left w:w="28" w:type="dxa"/>
              <w:right w:w="28" w:type="dxa"/>
            </w:tcMar>
            <w:vAlign w:val="center"/>
          </w:tcPr>
          <w:p w14:paraId="72077DD4" w14:textId="5B643296" w:rsidR="00CE7727" w:rsidRPr="008A4296" w:rsidRDefault="00CE7727" w:rsidP="00CE7727">
            <w:pPr>
              <w:wordWrap/>
              <w:spacing w:line="480" w:lineRule="auto"/>
              <w:jc w:val="center"/>
              <w:rPr>
                <w:rFonts w:ascii="Times New Roman" w:hAnsi="Times New Roman" w:cs="Times New Roman"/>
                <w:sz w:val="24"/>
                <w:szCs w:val="24"/>
              </w:rPr>
            </w:pPr>
            <w:r w:rsidRPr="008A4296">
              <w:rPr>
                <w:rFonts w:ascii="Times New Roman" w:eastAsia="맑은 고딕" w:hAnsi="Times New Roman" w:cs="Times New Roman"/>
                <w:color w:val="000000"/>
                <w:sz w:val="24"/>
              </w:rPr>
              <w:t xml:space="preserve">1.49 </w:t>
            </w:r>
          </w:p>
        </w:tc>
        <w:tc>
          <w:tcPr>
            <w:tcW w:w="669" w:type="dxa"/>
            <w:tcBorders>
              <w:top w:val="single" w:sz="4" w:space="0" w:color="auto"/>
              <w:bottom w:val="single" w:sz="4" w:space="0" w:color="auto"/>
            </w:tcBorders>
            <w:shd w:val="clear" w:color="auto" w:fill="auto"/>
            <w:tcMar>
              <w:left w:w="28" w:type="dxa"/>
              <w:right w:w="28" w:type="dxa"/>
            </w:tcMar>
            <w:vAlign w:val="center"/>
          </w:tcPr>
          <w:p w14:paraId="24731A37" w14:textId="41662D3C" w:rsidR="00CE7727" w:rsidRPr="008A4296" w:rsidRDefault="00CE7727" w:rsidP="00CE7727">
            <w:pPr>
              <w:wordWrap/>
              <w:spacing w:line="480" w:lineRule="auto"/>
              <w:jc w:val="center"/>
              <w:rPr>
                <w:rFonts w:ascii="Times New Roman" w:hAnsi="Times New Roman" w:cs="Times New Roman"/>
                <w:sz w:val="24"/>
                <w:szCs w:val="24"/>
              </w:rPr>
            </w:pPr>
            <w:r w:rsidRPr="008A4296">
              <w:rPr>
                <w:rFonts w:ascii="Times New Roman" w:eastAsia="맑은 고딕" w:hAnsi="Times New Roman" w:cs="Times New Roman"/>
                <w:color w:val="000000"/>
                <w:sz w:val="24"/>
              </w:rPr>
              <w:t xml:space="preserve">0.75 </w:t>
            </w:r>
          </w:p>
        </w:tc>
        <w:tc>
          <w:tcPr>
            <w:tcW w:w="756" w:type="dxa"/>
            <w:tcBorders>
              <w:top w:val="single" w:sz="4" w:space="0" w:color="auto"/>
              <w:bottom w:val="single" w:sz="4" w:space="0" w:color="auto"/>
            </w:tcBorders>
            <w:shd w:val="clear" w:color="auto" w:fill="auto"/>
            <w:tcMar>
              <w:left w:w="28" w:type="dxa"/>
              <w:right w:w="28" w:type="dxa"/>
            </w:tcMar>
          </w:tcPr>
          <w:p w14:paraId="6EC16E8B" w14:textId="3A4DC859" w:rsidR="00CE7727" w:rsidRPr="00477DBE" w:rsidRDefault="00CE7727" w:rsidP="00CE7727">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 xml:space="preserve">0.95 </w:t>
            </w:r>
          </w:p>
        </w:tc>
        <w:tc>
          <w:tcPr>
            <w:tcW w:w="756" w:type="dxa"/>
            <w:tcBorders>
              <w:top w:val="single" w:sz="4" w:space="0" w:color="auto"/>
              <w:bottom w:val="single" w:sz="4" w:space="0" w:color="auto"/>
            </w:tcBorders>
            <w:shd w:val="clear" w:color="auto" w:fill="auto"/>
            <w:tcMar>
              <w:left w:w="28" w:type="dxa"/>
              <w:right w:w="28" w:type="dxa"/>
            </w:tcMar>
          </w:tcPr>
          <w:p w14:paraId="0DBABE0A" w14:textId="0D8D0070" w:rsidR="00CE7727" w:rsidRPr="00477DBE" w:rsidRDefault="00CE7727" w:rsidP="00CE7727">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 xml:space="preserve">-0.01 </w:t>
            </w:r>
          </w:p>
        </w:tc>
        <w:tc>
          <w:tcPr>
            <w:tcW w:w="856" w:type="dxa"/>
            <w:tcBorders>
              <w:top w:val="single" w:sz="4" w:space="0" w:color="auto"/>
              <w:bottom w:val="single" w:sz="4" w:space="0" w:color="auto"/>
            </w:tcBorders>
            <w:shd w:val="clear" w:color="auto" w:fill="auto"/>
            <w:tcMar>
              <w:left w:w="28" w:type="dxa"/>
              <w:right w:w="28" w:type="dxa"/>
            </w:tcMar>
          </w:tcPr>
          <w:p w14:paraId="50193CB4" w14:textId="000C4E9A" w:rsidR="00CE7727" w:rsidRPr="00477DBE"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1.40</w:t>
            </w:r>
          </w:p>
        </w:tc>
        <w:tc>
          <w:tcPr>
            <w:tcW w:w="760" w:type="dxa"/>
            <w:tcBorders>
              <w:top w:val="single" w:sz="4" w:space="0" w:color="auto"/>
              <w:bottom w:val="single" w:sz="4" w:space="0" w:color="auto"/>
            </w:tcBorders>
            <w:shd w:val="clear" w:color="auto" w:fill="auto"/>
            <w:tcMar>
              <w:left w:w="28" w:type="dxa"/>
              <w:right w:w="28" w:type="dxa"/>
            </w:tcMar>
          </w:tcPr>
          <w:p w14:paraId="733AB2A2" w14:textId="30BA96CE" w:rsidR="00CE7727" w:rsidRPr="00477DBE"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0.71</w:t>
            </w:r>
            <w:r w:rsidRPr="00947E91">
              <w:rPr>
                <w:rFonts w:ascii="Times New Roman" w:hAnsi="Times New Roman" w:cs="Times New Roman"/>
                <w:sz w:val="24"/>
                <w:szCs w:val="24"/>
              </w:rPr>
              <w:t xml:space="preserve"> </w:t>
            </w:r>
          </w:p>
        </w:tc>
        <w:tc>
          <w:tcPr>
            <w:tcW w:w="654" w:type="dxa"/>
            <w:tcBorders>
              <w:top w:val="single" w:sz="4" w:space="0" w:color="auto"/>
              <w:bottom w:val="single" w:sz="4" w:space="0" w:color="auto"/>
            </w:tcBorders>
            <w:shd w:val="clear" w:color="auto" w:fill="auto"/>
            <w:tcMar>
              <w:left w:w="28" w:type="dxa"/>
              <w:right w:w="28" w:type="dxa"/>
            </w:tcMar>
          </w:tcPr>
          <w:p w14:paraId="2DE3EA9D" w14:textId="70AB019D" w:rsidR="00CE7727" w:rsidRPr="00477DBE" w:rsidRDefault="00CE7727" w:rsidP="00CE7727">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 xml:space="preserve">0.95 </w:t>
            </w:r>
          </w:p>
        </w:tc>
        <w:tc>
          <w:tcPr>
            <w:tcW w:w="756" w:type="dxa"/>
            <w:tcBorders>
              <w:top w:val="single" w:sz="4" w:space="0" w:color="auto"/>
              <w:bottom w:val="single" w:sz="4" w:space="0" w:color="auto"/>
            </w:tcBorders>
            <w:shd w:val="clear" w:color="auto" w:fill="auto"/>
            <w:tcMar>
              <w:left w:w="28" w:type="dxa"/>
              <w:right w:w="28" w:type="dxa"/>
            </w:tcMar>
          </w:tcPr>
          <w:p w14:paraId="1BAC42F5" w14:textId="5DD8E2C7" w:rsidR="00CE7727" w:rsidRPr="00477DBE" w:rsidRDefault="00CE7727" w:rsidP="00CE7727">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 xml:space="preserve">0.00 </w:t>
            </w:r>
          </w:p>
        </w:tc>
        <w:tc>
          <w:tcPr>
            <w:tcW w:w="868" w:type="dxa"/>
            <w:tcBorders>
              <w:top w:val="single" w:sz="4" w:space="0" w:color="auto"/>
              <w:bottom w:val="single" w:sz="4" w:space="0" w:color="auto"/>
            </w:tcBorders>
            <w:shd w:val="clear" w:color="auto" w:fill="auto"/>
            <w:tcMar>
              <w:left w:w="28" w:type="dxa"/>
              <w:right w:w="28" w:type="dxa"/>
            </w:tcMar>
            <w:hideMark/>
          </w:tcPr>
          <w:p w14:paraId="3A917424" w14:textId="3384F03F" w:rsidR="00CE7727" w:rsidRPr="00477DBE"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1.40</w:t>
            </w:r>
            <w:r w:rsidRPr="00B738FE">
              <w:rPr>
                <w:rFonts w:ascii="Times New Roman" w:hAnsi="Times New Roman" w:cs="Times New Roman"/>
                <w:sz w:val="24"/>
                <w:szCs w:val="24"/>
              </w:rPr>
              <w:t xml:space="preserve"> </w:t>
            </w:r>
          </w:p>
        </w:tc>
        <w:tc>
          <w:tcPr>
            <w:tcW w:w="760" w:type="dxa"/>
            <w:tcBorders>
              <w:top w:val="single" w:sz="4" w:space="0" w:color="auto"/>
              <w:bottom w:val="single" w:sz="4" w:space="0" w:color="auto"/>
            </w:tcBorders>
            <w:shd w:val="clear" w:color="auto" w:fill="auto"/>
            <w:tcMar>
              <w:left w:w="28" w:type="dxa"/>
              <w:right w:w="28" w:type="dxa"/>
            </w:tcMar>
          </w:tcPr>
          <w:p w14:paraId="79215953" w14:textId="67474057" w:rsidR="00CE7727" w:rsidRPr="00477DBE"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0.71</w:t>
            </w:r>
            <w:r w:rsidRPr="00B738FE">
              <w:rPr>
                <w:rFonts w:ascii="Times New Roman" w:hAnsi="Times New Roman" w:cs="Times New Roman"/>
                <w:sz w:val="24"/>
                <w:szCs w:val="24"/>
              </w:rPr>
              <w:t xml:space="preserve"> </w:t>
            </w:r>
          </w:p>
        </w:tc>
        <w:tc>
          <w:tcPr>
            <w:tcW w:w="642" w:type="dxa"/>
            <w:tcBorders>
              <w:top w:val="single" w:sz="4" w:space="0" w:color="auto"/>
              <w:bottom w:val="single" w:sz="4" w:space="0" w:color="auto"/>
            </w:tcBorders>
            <w:shd w:val="clear" w:color="auto" w:fill="auto"/>
            <w:tcMar>
              <w:left w:w="28" w:type="dxa"/>
              <w:right w:w="28" w:type="dxa"/>
            </w:tcMar>
          </w:tcPr>
          <w:p w14:paraId="0F6CB39A" w14:textId="262C9352" w:rsidR="00CE7727" w:rsidRPr="00477DBE" w:rsidRDefault="00CE7727" w:rsidP="00CE7727">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 xml:space="preserve">0.95 </w:t>
            </w:r>
          </w:p>
        </w:tc>
      </w:tr>
      <w:tr w:rsidR="00CE7727" w:rsidRPr="001D41A8" w14:paraId="5F42EA13" w14:textId="77777777" w:rsidTr="00CE7727">
        <w:trPr>
          <w:trHeight w:val="71"/>
        </w:trPr>
        <w:tc>
          <w:tcPr>
            <w:tcW w:w="1249" w:type="dxa"/>
            <w:tcBorders>
              <w:top w:val="single" w:sz="4" w:space="0" w:color="auto"/>
              <w:bottom w:val="single" w:sz="4" w:space="0" w:color="auto"/>
            </w:tcBorders>
            <w:shd w:val="clear" w:color="auto" w:fill="auto"/>
            <w:tcMar>
              <w:left w:w="28" w:type="dxa"/>
              <w:right w:w="28" w:type="dxa"/>
            </w:tcMar>
          </w:tcPr>
          <w:p w14:paraId="2EAA67FB" w14:textId="1CC67B9C" w:rsidR="00CE7727" w:rsidRPr="00477DBE"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hint="eastAsia"/>
                <w:sz w:val="24"/>
                <w:szCs w:val="24"/>
              </w:rPr>
              <w:t>Complete</w:t>
            </w:r>
          </w:p>
        </w:tc>
        <w:tc>
          <w:tcPr>
            <w:tcW w:w="1160" w:type="dxa"/>
            <w:tcBorders>
              <w:top w:val="single" w:sz="4" w:space="0" w:color="auto"/>
              <w:bottom w:val="single" w:sz="4" w:space="0" w:color="auto"/>
            </w:tcBorders>
            <w:shd w:val="clear" w:color="auto" w:fill="auto"/>
            <w:tcMar>
              <w:left w:w="28" w:type="dxa"/>
              <w:right w:w="28" w:type="dxa"/>
            </w:tcMar>
            <w:hideMark/>
          </w:tcPr>
          <w:p w14:paraId="38A9DF57" w14:textId="23377B56" w:rsidR="00CE7727" w:rsidRPr="00477DBE"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UK</w:t>
            </w:r>
          </w:p>
        </w:tc>
        <w:tc>
          <w:tcPr>
            <w:tcW w:w="756" w:type="dxa"/>
            <w:tcBorders>
              <w:top w:val="single" w:sz="4" w:space="0" w:color="auto"/>
              <w:bottom w:val="single" w:sz="4" w:space="0" w:color="auto"/>
            </w:tcBorders>
            <w:shd w:val="clear" w:color="auto" w:fill="auto"/>
            <w:tcMar>
              <w:left w:w="28" w:type="dxa"/>
              <w:right w:w="28" w:type="dxa"/>
            </w:tcMar>
            <w:hideMark/>
          </w:tcPr>
          <w:p w14:paraId="67A0FDB1"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-0.16</w:t>
            </w:r>
          </w:p>
          <w:p w14:paraId="263162B1"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0.00</w:t>
            </w:r>
          </w:p>
          <w:p w14:paraId="4FA3EFA6"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-0.03</w:t>
            </w:r>
          </w:p>
          <w:p w14:paraId="27CBD0A8" w14:textId="5F2D9ADB" w:rsidR="00CE7727" w:rsidRPr="00477DBE" w:rsidRDefault="00CE7727" w:rsidP="00CE7727">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0.01</w:t>
            </w:r>
          </w:p>
        </w:tc>
        <w:tc>
          <w:tcPr>
            <w:tcW w:w="834" w:type="dxa"/>
            <w:tcBorders>
              <w:top w:val="single" w:sz="4" w:space="0" w:color="auto"/>
              <w:bottom w:val="single" w:sz="4" w:space="0" w:color="auto"/>
            </w:tcBorders>
            <w:shd w:val="clear" w:color="auto" w:fill="auto"/>
            <w:tcMar>
              <w:left w:w="28" w:type="dxa"/>
              <w:right w:w="28" w:type="dxa"/>
            </w:tcMar>
            <w:hideMark/>
          </w:tcPr>
          <w:p w14:paraId="26D73BF2" w14:textId="77777777" w:rsidR="00CE7727"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1.53</w:t>
            </w:r>
          </w:p>
          <w:p w14:paraId="272BA5E4" w14:textId="77777777" w:rsidR="00CE7727"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3.08</w:t>
            </w:r>
          </w:p>
          <w:p w14:paraId="573ABCFD" w14:textId="77777777" w:rsidR="00CE7727"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2.42</w:t>
            </w:r>
          </w:p>
          <w:p w14:paraId="3F08BF10" w14:textId="4062B090" w:rsidR="00CE7727" w:rsidRPr="00477DBE"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2.06</w:t>
            </w:r>
          </w:p>
        </w:tc>
        <w:tc>
          <w:tcPr>
            <w:tcW w:w="679" w:type="dxa"/>
            <w:tcBorders>
              <w:top w:val="single" w:sz="4" w:space="0" w:color="auto"/>
              <w:bottom w:val="single" w:sz="4" w:space="0" w:color="auto"/>
            </w:tcBorders>
            <w:shd w:val="clear" w:color="auto" w:fill="auto"/>
            <w:tcMar>
              <w:left w:w="28" w:type="dxa"/>
              <w:right w:w="28" w:type="dxa"/>
            </w:tcMar>
            <w:hideMark/>
          </w:tcPr>
          <w:p w14:paraId="25EE6DF9" w14:textId="77777777" w:rsidR="00CE7727"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0.77</w:t>
            </w:r>
          </w:p>
          <w:p w14:paraId="77317FA0" w14:textId="77777777" w:rsidR="00CE7727"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1.65</w:t>
            </w:r>
          </w:p>
          <w:p w14:paraId="0391FB7B" w14:textId="77777777" w:rsidR="00CE7727"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1.31</w:t>
            </w:r>
          </w:p>
          <w:p w14:paraId="355BB096" w14:textId="4BDEF524" w:rsidR="00CE7727" w:rsidRPr="00477DBE"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1.10</w:t>
            </w:r>
          </w:p>
        </w:tc>
        <w:tc>
          <w:tcPr>
            <w:tcW w:w="758" w:type="dxa"/>
            <w:tcBorders>
              <w:top w:val="single" w:sz="4" w:space="0" w:color="auto"/>
              <w:bottom w:val="single" w:sz="4" w:space="0" w:color="auto"/>
            </w:tcBorders>
            <w:shd w:val="clear" w:color="auto" w:fill="auto"/>
            <w:tcMar>
              <w:left w:w="28" w:type="dxa"/>
              <w:right w:w="28" w:type="dxa"/>
            </w:tcMar>
            <w:hideMark/>
          </w:tcPr>
          <w:p w14:paraId="2DB5B789"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0.96</w:t>
            </w:r>
          </w:p>
          <w:p w14:paraId="2F4ED75D"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0.95</w:t>
            </w:r>
          </w:p>
          <w:p w14:paraId="7EA8E765"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0.95</w:t>
            </w:r>
          </w:p>
          <w:p w14:paraId="63ACC96D" w14:textId="30C1FB03" w:rsidR="00CE7727" w:rsidRPr="00477DBE" w:rsidRDefault="00CE7727" w:rsidP="00CE7727">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0.95</w:t>
            </w:r>
          </w:p>
        </w:tc>
        <w:tc>
          <w:tcPr>
            <w:tcW w:w="756" w:type="dxa"/>
            <w:tcBorders>
              <w:top w:val="single" w:sz="4" w:space="0" w:color="auto"/>
              <w:bottom w:val="single" w:sz="4" w:space="0" w:color="auto"/>
            </w:tcBorders>
            <w:shd w:val="clear" w:color="auto" w:fill="auto"/>
            <w:tcMar>
              <w:left w:w="28" w:type="dxa"/>
              <w:right w:w="28" w:type="dxa"/>
            </w:tcMar>
            <w:hideMark/>
          </w:tcPr>
          <w:p w14:paraId="4031FB86"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-0.20</w:t>
            </w:r>
          </w:p>
          <w:p w14:paraId="588B0949"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-0.11</w:t>
            </w:r>
          </w:p>
          <w:p w14:paraId="68F02BE7"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-0.04</w:t>
            </w:r>
          </w:p>
          <w:p w14:paraId="54EBD652" w14:textId="60D13CD2" w:rsidR="00CE7727" w:rsidRPr="00477DBE" w:rsidRDefault="00CE7727" w:rsidP="00CE7727">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-0.02</w:t>
            </w:r>
          </w:p>
        </w:tc>
        <w:tc>
          <w:tcPr>
            <w:tcW w:w="844" w:type="dxa"/>
            <w:tcBorders>
              <w:top w:val="single" w:sz="4" w:space="0" w:color="auto"/>
              <w:bottom w:val="single" w:sz="4" w:space="0" w:color="auto"/>
            </w:tcBorders>
            <w:shd w:val="clear" w:color="auto" w:fill="auto"/>
            <w:tcMar>
              <w:left w:w="28" w:type="dxa"/>
              <w:right w:w="28" w:type="dxa"/>
            </w:tcMar>
          </w:tcPr>
          <w:p w14:paraId="204064F0"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 xml:space="preserve">1.52 </w:t>
            </w:r>
          </w:p>
          <w:p w14:paraId="616D167D"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 xml:space="preserve">3.03 </w:t>
            </w:r>
          </w:p>
          <w:p w14:paraId="3104A84E"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 xml:space="preserve">2.45 </w:t>
            </w:r>
          </w:p>
          <w:p w14:paraId="1E0F967A" w14:textId="1AB98B95" w:rsidR="00CE7727" w:rsidRPr="00477DBE" w:rsidRDefault="00CE7727" w:rsidP="00CE7727">
            <w:pPr>
              <w:wordWrap/>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2.11</w:t>
            </w:r>
          </w:p>
        </w:tc>
        <w:tc>
          <w:tcPr>
            <w:tcW w:w="669" w:type="dxa"/>
            <w:tcBorders>
              <w:top w:val="single" w:sz="4" w:space="0" w:color="auto"/>
              <w:bottom w:val="single" w:sz="4" w:space="0" w:color="auto"/>
            </w:tcBorders>
            <w:shd w:val="clear" w:color="auto" w:fill="auto"/>
            <w:tcMar>
              <w:left w:w="28" w:type="dxa"/>
              <w:right w:w="28" w:type="dxa"/>
            </w:tcMar>
          </w:tcPr>
          <w:p w14:paraId="107E9A2F"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 xml:space="preserve">0.76 </w:t>
            </w:r>
          </w:p>
          <w:p w14:paraId="63EDC800"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 xml:space="preserve">1.54 </w:t>
            </w:r>
          </w:p>
          <w:p w14:paraId="341E9A6B"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 xml:space="preserve">1.29 </w:t>
            </w:r>
          </w:p>
          <w:p w14:paraId="3199148F" w14:textId="1516BC5D" w:rsidR="00CE7727" w:rsidRPr="00477DBE" w:rsidRDefault="00CE7727" w:rsidP="00CE7727">
            <w:pPr>
              <w:wordWrap/>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1.10</w:t>
            </w:r>
          </w:p>
        </w:tc>
        <w:tc>
          <w:tcPr>
            <w:tcW w:w="756" w:type="dxa"/>
            <w:tcBorders>
              <w:top w:val="single" w:sz="4" w:space="0" w:color="auto"/>
              <w:bottom w:val="single" w:sz="4" w:space="0" w:color="auto"/>
            </w:tcBorders>
            <w:shd w:val="clear" w:color="auto" w:fill="auto"/>
            <w:tcMar>
              <w:left w:w="28" w:type="dxa"/>
              <w:right w:w="28" w:type="dxa"/>
            </w:tcMar>
          </w:tcPr>
          <w:p w14:paraId="5815C695"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0.95</w:t>
            </w:r>
          </w:p>
          <w:p w14:paraId="56701D64"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0.95</w:t>
            </w:r>
          </w:p>
          <w:p w14:paraId="2624684F"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0.95</w:t>
            </w:r>
          </w:p>
          <w:p w14:paraId="1015B267" w14:textId="5DC27684" w:rsidR="00CE7727" w:rsidRPr="00477DBE" w:rsidRDefault="00CE7727" w:rsidP="00CE7727">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 xml:space="preserve">0.96 </w:t>
            </w:r>
          </w:p>
        </w:tc>
        <w:tc>
          <w:tcPr>
            <w:tcW w:w="756" w:type="dxa"/>
            <w:tcBorders>
              <w:top w:val="single" w:sz="4" w:space="0" w:color="auto"/>
              <w:bottom w:val="single" w:sz="4" w:space="0" w:color="auto"/>
            </w:tcBorders>
            <w:shd w:val="clear" w:color="auto" w:fill="auto"/>
            <w:tcMar>
              <w:left w:w="28" w:type="dxa"/>
              <w:right w:w="28" w:type="dxa"/>
            </w:tcMar>
          </w:tcPr>
          <w:p w14:paraId="571858E8"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-0.28</w:t>
            </w:r>
          </w:p>
          <w:p w14:paraId="5C17AE65"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-0.23</w:t>
            </w:r>
          </w:p>
          <w:p w14:paraId="138A4B09"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0.01</w:t>
            </w:r>
          </w:p>
          <w:p w14:paraId="4658C07B" w14:textId="3B6D52CA" w:rsidR="00CE7727" w:rsidRPr="00477DBE" w:rsidRDefault="00CE7727" w:rsidP="00CE7727">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0.00</w:t>
            </w:r>
          </w:p>
        </w:tc>
        <w:tc>
          <w:tcPr>
            <w:tcW w:w="856" w:type="dxa"/>
            <w:tcBorders>
              <w:top w:val="single" w:sz="4" w:space="0" w:color="auto"/>
              <w:bottom w:val="single" w:sz="4" w:space="0" w:color="auto"/>
            </w:tcBorders>
            <w:shd w:val="clear" w:color="auto" w:fill="auto"/>
            <w:tcMar>
              <w:left w:w="28" w:type="dxa"/>
              <w:right w:w="28" w:type="dxa"/>
            </w:tcMar>
          </w:tcPr>
          <w:p w14:paraId="18FB79B3"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 xml:space="preserve">1.53 </w:t>
            </w:r>
          </w:p>
          <w:p w14:paraId="02788EEA"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 xml:space="preserve">3.60 </w:t>
            </w:r>
          </w:p>
          <w:p w14:paraId="660F540A"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 xml:space="preserve">1.75 </w:t>
            </w:r>
          </w:p>
          <w:p w14:paraId="65C19559" w14:textId="7517E3D7" w:rsidR="00CE7727" w:rsidRPr="00477DBE" w:rsidRDefault="00CE7727" w:rsidP="00CE7727">
            <w:pPr>
              <w:wordWrap/>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1.70</w:t>
            </w:r>
          </w:p>
        </w:tc>
        <w:tc>
          <w:tcPr>
            <w:tcW w:w="760" w:type="dxa"/>
            <w:tcBorders>
              <w:top w:val="single" w:sz="4" w:space="0" w:color="auto"/>
              <w:bottom w:val="single" w:sz="4" w:space="0" w:color="auto"/>
            </w:tcBorders>
            <w:shd w:val="clear" w:color="auto" w:fill="auto"/>
            <w:tcMar>
              <w:left w:w="28" w:type="dxa"/>
              <w:right w:w="28" w:type="dxa"/>
            </w:tcMar>
          </w:tcPr>
          <w:p w14:paraId="2CCB0FE7"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 xml:space="preserve">0.80 </w:t>
            </w:r>
          </w:p>
          <w:p w14:paraId="052DD3AF"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 xml:space="preserve">1.90 </w:t>
            </w:r>
          </w:p>
          <w:p w14:paraId="4A1E8DFB"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 xml:space="preserve">0.94 </w:t>
            </w:r>
          </w:p>
          <w:p w14:paraId="29F16FEF" w14:textId="1139B2E0" w:rsidR="00CE7727" w:rsidRPr="00477DBE" w:rsidRDefault="00CE7727" w:rsidP="00CE7727">
            <w:pPr>
              <w:wordWrap/>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0.89</w:t>
            </w:r>
          </w:p>
        </w:tc>
        <w:tc>
          <w:tcPr>
            <w:tcW w:w="654" w:type="dxa"/>
            <w:tcBorders>
              <w:top w:val="single" w:sz="4" w:space="0" w:color="auto"/>
              <w:bottom w:val="single" w:sz="4" w:space="0" w:color="auto"/>
            </w:tcBorders>
            <w:shd w:val="clear" w:color="auto" w:fill="auto"/>
            <w:tcMar>
              <w:left w:w="28" w:type="dxa"/>
              <w:right w:w="28" w:type="dxa"/>
            </w:tcMar>
          </w:tcPr>
          <w:p w14:paraId="769D6CD4"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0.94</w:t>
            </w:r>
          </w:p>
          <w:p w14:paraId="1064F72E"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0.94</w:t>
            </w:r>
          </w:p>
          <w:p w14:paraId="0C6B646C"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0.94</w:t>
            </w:r>
          </w:p>
          <w:p w14:paraId="67692375" w14:textId="0EF84C5E" w:rsidR="00CE7727" w:rsidRPr="00477DBE" w:rsidRDefault="00CE7727" w:rsidP="00CE7727">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 xml:space="preserve">0.93 </w:t>
            </w:r>
          </w:p>
        </w:tc>
        <w:tc>
          <w:tcPr>
            <w:tcW w:w="756" w:type="dxa"/>
            <w:tcBorders>
              <w:top w:val="single" w:sz="4" w:space="0" w:color="auto"/>
              <w:bottom w:val="single" w:sz="4" w:space="0" w:color="auto"/>
            </w:tcBorders>
            <w:shd w:val="clear" w:color="auto" w:fill="auto"/>
            <w:tcMar>
              <w:left w:w="28" w:type="dxa"/>
              <w:right w:w="28" w:type="dxa"/>
            </w:tcMar>
          </w:tcPr>
          <w:p w14:paraId="3A55D2D0"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-0.29</w:t>
            </w:r>
          </w:p>
          <w:p w14:paraId="09853A33"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-0.21</w:t>
            </w:r>
          </w:p>
          <w:p w14:paraId="571678B0"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-0.01</w:t>
            </w:r>
          </w:p>
          <w:p w14:paraId="222B6D6B" w14:textId="1420E0B1" w:rsidR="00CE7727" w:rsidRPr="00477DBE" w:rsidRDefault="00CE7727" w:rsidP="00CE7727">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 xml:space="preserve">-0.01 </w:t>
            </w:r>
          </w:p>
        </w:tc>
        <w:tc>
          <w:tcPr>
            <w:tcW w:w="868" w:type="dxa"/>
            <w:tcBorders>
              <w:top w:val="single" w:sz="4" w:space="0" w:color="auto"/>
              <w:bottom w:val="single" w:sz="4" w:space="0" w:color="auto"/>
            </w:tcBorders>
            <w:shd w:val="clear" w:color="auto" w:fill="auto"/>
            <w:tcMar>
              <w:left w:w="28" w:type="dxa"/>
              <w:right w:w="28" w:type="dxa"/>
            </w:tcMar>
            <w:hideMark/>
          </w:tcPr>
          <w:p w14:paraId="60187492" w14:textId="77777777" w:rsidR="00CE7727"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1.54</w:t>
            </w:r>
          </w:p>
          <w:p w14:paraId="11E8D005" w14:textId="77777777" w:rsidR="00CE7727"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3.69</w:t>
            </w:r>
          </w:p>
          <w:p w14:paraId="39CD988E" w14:textId="77777777" w:rsidR="00CE7727"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1.76</w:t>
            </w:r>
          </w:p>
          <w:p w14:paraId="04E26211" w14:textId="1DBCD20F" w:rsidR="00CE7727" w:rsidRPr="00477DBE"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1.73</w:t>
            </w:r>
          </w:p>
        </w:tc>
        <w:tc>
          <w:tcPr>
            <w:tcW w:w="760" w:type="dxa"/>
            <w:tcBorders>
              <w:top w:val="single" w:sz="4" w:space="0" w:color="auto"/>
              <w:bottom w:val="single" w:sz="4" w:space="0" w:color="auto"/>
            </w:tcBorders>
            <w:shd w:val="clear" w:color="auto" w:fill="auto"/>
            <w:tcMar>
              <w:left w:w="28" w:type="dxa"/>
              <w:right w:w="28" w:type="dxa"/>
            </w:tcMar>
          </w:tcPr>
          <w:p w14:paraId="184D3BF5" w14:textId="77777777" w:rsidR="00CE7727"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0.79</w:t>
            </w:r>
          </w:p>
          <w:p w14:paraId="15CC0E49" w14:textId="77777777" w:rsidR="00CE7727"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1.90</w:t>
            </w:r>
          </w:p>
          <w:p w14:paraId="25EEADEA" w14:textId="77777777" w:rsidR="00CE7727"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0.89</w:t>
            </w:r>
          </w:p>
          <w:p w14:paraId="0C4FCE14" w14:textId="601F5B14" w:rsidR="00CE7727" w:rsidRPr="00477DBE"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0.88</w:t>
            </w:r>
          </w:p>
        </w:tc>
        <w:tc>
          <w:tcPr>
            <w:tcW w:w="642" w:type="dxa"/>
            <w:tcBorders>
              <w:top w:val="single" w:sz="4" w:space="0" w:color="auto"/>
              <w:bottom w:val="single" w:sz="4" w:space="0" w:color="auto"/>
            </w:tcBorders>
            <w:shd w:val="clear" w:color="auto" w:fill="auto"/>
            <w:tcMar>
              <w:left w:w="28" w:type="dxa"/>
              <w:right w:w="28" w:type="dxa"/>
            </w:tcMar>
          </w:tcPr>
          <w:p w14:paraId="5A6B158C"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0.94</w:t>
            </w:r>
          </w:p>
          <w:p w14:paraId="592684AF"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0.94</w:t>
            </w:r>
          </w:p>
          <w:p w14:paraId="35BD0BD6"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0.96</w:t>
            </w:r>
          </w:p>
          <w:p w14:paraId="3CF006D5" w14:textId="307BD78D" w:rsidR="00CE7727" w:rsidRPr="00477DBE" w:rsidRDefault="00CE7727" w:rsidP="00CE7727">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 xml:space="preserve">0.96 </w:t>
            </w:r>
          </w:p>
        </w:tc>
      </w:tr>
      <w:tr w:rsidR="00CE7727" w:rsidRPr="001D41A8" w14:paraId="09F86F07" w14:textId="77777777" w:rsidTr="00E439A9">
        <w:trPr>
          <w:trHeight w:val="322"/>
          <w:trPrChange w:id="145" w:author="Sun-Young Kim" w:date="2021-05-24T11:26:00Z">
            <w:trPr>
              <w:gridAfter w:val="0"/>
              <w:trHeight w:val="322"/>
            </w:trPr>
          </w:trPrChange>
        </w:trPr>
        <w:tc>
          <w:tcPr>
            <w:tcW w:w="1249" w:type="dxa"/>
            <w:tcBorders>
              <w:top w:val="single" w:sz="4" w:space="0" w:color="auto"/>
              <w:bottom w:val="single" w:sz="4" w:space="0" w:color="auto"/>
            </w:tcBorders>
            <w:shd w:val="clear" w:color="auto" w:fill="auto"/>
            <w:tcMar>
              <w:left w:w="28" w:type="dxa"/>
              <w:right w:w="28" w:type="dxa"/>
            </w:tcMar>
            <w:hideMark/>
            <w:tcPrChange w:id="146" w:author="Sun-Young Kim" w:date="2021-05-24T11:26:00Z">
              <w:tcPr>
                <w:tcW w:w="777" w:type="dxa"/>
                <w:tcBorders>
                  <w:top w:val="single" w:sz="4" w:space="0" w:color="auto"/>
                  <w:bottom w:val="single" w:sz="4" w:space="0" w:color="auto"/>
                </w:tcBorders>
                <w:shd w:val="clear" w:color="auto" w:fill="auto"/>
                <w:tcMar>
                  <w:left w:w="28" w:type="dxa"/>
                  <w:right w:w="28" w:type="dxa"/>
                </w:tcMar>
                <w:vAlign w:val="center"/>
                <w:hideMark/>
              </w:tcPr>
            </w:tcPrChange>
          </w:tcPr>
          <w:p w14:paraId="251ACCCC" w14:textId="2238C875" w:rsidR="00CE7727" w:rsidRPr="00477DBE"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Incomplete</w:t>
            </w:r>
          </w:p>
        </w:tc>
        <w:tc>
          <w:tcPr>
            <w:tcW w:w="1160" w:type="dxa"/>
            <w:tcBorders>
              <w:top w:val="single" w:sz="4" w:space="0" w:color="auto"/>
              <w:bottom w:val="single" w:sz="4" w:space="0" w:color="auto"/>
            </w:tcBorders>
            <w:shd w:val="clear" w:color="auto" w:fill="auto"/>
            <w:tcMar>
              <w:left w:w="28" w:type="dxa"/>
              <w:right w:w="28" w:type="dxa"/>
            </w:tcMar>
            <w:hideMark/>
            <w:tcPrChange w:id="147" w:author="Sun-Young Kim" w:date="2021-05-24T11:26:00Z">
              <w:tcPr>
                <w:tcW w:w="1160" w:type="dxa"/>
                <w:gridSpan w:val="2"/>
                <w:tcBorders>
                  <w:top w:val="single" w:sz="4" w:space="0" w:color="auto"/>
                  <w:bottom w:val="single" w:sz="4" w:space="0" w:color="auto"/>
                </w:tcBorders>
                <w:shd w:val="clear" w:color="auto" w:fill="auto"/>
                <w:tcMar>
                  <w:left w:w="28" w:type="dxa"/>
                  <w:right w:w="28" w:type="dxa"/>
                </w:tcMar>
                <w:hideMark/>
              </w:tcPr>
            </w:tcPrChange>
          </w:tcPr>
          <w:p w14:paraId="74F8FCAC" w14:textId="77777777" w:rsidR="00CE7727"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AA</w:t>
            </w:r>
          </w:p>
          <w:p w14:paraId="0F023A43" w14:textId="77777777" w:rsidR="00CE7727"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UKD</w:t>
            </w:r>
          </w:p>
          <w:p w14:paraId="6381E5D8" w14:textId="77777777" w:rsidR="00CE7727"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UKNA</w:t>
            </w:r>
          </w:p>
          <w:p w14:paraId="095B7094" w14:textId="77777777" w:rsidR="00CE7727"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UKCA</w:t>
            </w:r>
          </w:p>
          <w:p w14:paraId="332EB5DF" w14:textId="13FAA0D4" w:rsidR="00CE7727" w:rsidRPr="00477DBE"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UKGA</w:t>
            </w:r>
          </w:p>
        </w:tc>
        <w:tc>
          <w:tcPr>
            <w:tcW w:w="756" w:type="dxa"/>
            <w:tcBorders>
              <w:top w:val="single" w:sz="4" w:space="0" w:color="auto"/>
              <w:bottom w:val="single" w:sz="4" w:space="0" w:color="auto"/>
            </w:tcBorders>
            <w:shd w:val="clear" w:color="auto" w:fill="auto"/>
            <w:tcMar>
              <w:left w:w="28" w:type="dxa"/>
              <w:right w:w="28" w:type="dxa"/>
            </w:tcMar>
            <w:hideMark/>
            <w:tcPrChange w:id="148" w:author="Sun-Young Kim" w:date="2021-05-24T11:26:00Z">
              <w:tcPr>
                <w:tcW w:w="756" w:type="dxa"/>
                <w:gridSpan w:val="2"/>
                <w:tcBorders>
                  <w:top w:val="single" w:sz="4" w:space="0" w:color="auto"/>
                  <w:bottom w:val="single" w:sz="4" w:space="0" w:color="auto"/>
                </w:tcBorders>
                <w:shd w:val="clear" w:color="auto" w:fill="auto"/>
                <w:tcMar>
                  <w:left w:w="28" w:type="dxa"/>
                  <w:right w:w="28" w:type="dxa"/>
                </w:tcMar>
                <w:hideMark/>
              </w:tcPr>
            </w:tcPrChange>
          </w:tcPr>
          <w:p w14:paraId="2C012A1A"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-0.19</w:t>
            </w:r>
          </w:p>
          <w:p w14:paraId="43B8DFDE"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-0.16</w:t>
            </w:r>
          </w:p>
          <w:p w14:paraId="267118DF"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0.04</w:t>
            </w:r>
          </w:p>
          <w:p w14:paraId="5BD3F8F4"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0.01</w:t>
            </w:r>
          </w:p>
          <w:p w14:paraId="385A61BD" w14:textId="6E028F97" w:rsidR="00CE7727" w:rsidRPr="00477DBE" w:rsidRDefault="00CE7727" w:rsidP="00CE7727">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0.05</w:t>
            </w:r>
          </w:p>
        </w:tc>
        <w:tc>
          <w:tcPr>
            <w:tcW w:w="834" w:type="dxa"/>
            <w:tcBorders>
              <w:top w:val="single" w:sz="4" w:space="0" w:color="auto"/>
              <w:bottom w:val="single" w:sz="4" w:space="0" w:color="auto"/>
            </w:tcBorders>
            <w:shd w:val="clear" w:color="auto" w:fill="auto"/>
            <w:tcMar>
              <w:left w:w="28" w:type="dxa"/>
              <w:right w:w="28" w:type="dxa"/>
            </w:tcMar>
            <w:hideMark/>
            <w:tcPrChange w:id="149" w:author="Sun-Young Kim" w:date="2021-05-24T11:26:00Z">
              <w:tcPr>
                <w:tcW w:w="834" w:type="dxa"/>
                <w:gridSpan w:val="2"/>
                <w:tcBorders>
                  <w:top w:val="single" w:sz="4" w:space="0" w:color="auto"/>
                  <w:bottom w:val="single" w:sz="4" w:space="0" w:color="auto"/>
                </w:tcBorders>
                <w:shd w:val="clear" w:color="auto" w:fill="auto"/>
                <w:tcMar>
                  <w:left w:w="28" w:type="dxa"/>
                  <w:right w:w="28" w:type="dxa"/>
                </w:tcMar>
                <w:hideMark/>
              </w:tcPr>
            </w:tcPrChange>
          </w:tcPr>
          <w:p w14:paraId="116FE957" w14:textId="77777777" w:rsidR="00CE7727" w:rsidRPr="00B738FE" w:rsidRDefault="00CE7727" w:rsidP="00CE7727">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1.76</w:t>
            </w:r>
          </w:p>
          <w:p w14:paraId="0D577A5D" w14:textId="77777777" w:rsidR="00CE7727" w:rsidRPr="00B738FE" w:rsidRDefault="00CE7727" w:rsidP="00CE7727">
            <w:pPr>
              <w:spacing w:line="480" w:lineRule="auto"/>
              <w:jc w:val="center"/>
              <w:rPr>
                <w:rFonts w:ascii="Times New Roman" w:hAnsi="Times New Roman" w:cs="Times New Roman"/>
                <w:sz w:val="24"/>
                <w:szCs w:val="24"/>
              </w:rPr>
            </w:pPr>
            <w:r>
              <w:rPr>
                <w:rFonts w:ascii="Times New Roman" w:hAnsi="Times New Roman" w:cs="Times New Roman"/>
                <w:sz w:val="24"/>
                <w:szCs w:val="24"/>
              </w:rPr>
              <w:t>2.02</w:t>
            </w:r>
          </w:p>
          <w:p w14:paraId="6FFDE766" w14:textId="77777777" w:rsidR="00CE7727" w:rsidRPr="00B738FE" w:rsidRDefault="00CE7727" w:rsidP="00CE7727">
            <w:pPr>
              <w:spacing w:line="480" w:lineRule="auto"/>
              <w:jc w:val="center"/>
              <w:rPr>
                <w:rFonts w:ascii="Times New Roman" w:hAnsi="Times New Roman" w:cs="Times New Roman"/>
                <w:sz w:val="24"/>
                <w:szCs w:val="24"/>
              </w:rPr>
            </w:pPr>
            <w:r>
              <w:rPr>
                <w:rFonts w:ascii="Times New Roman" w:hAnsi="Times New Roman" w:cs="Times New Roman"/>
                <w:sz w:val="24"/>
                <w:szCs w:val="24"/>
              </w:rPr>
              <w:t>3.10</w:t>
            </w:r>
          </w:p>
          <w:p w14:paraId="7AA314EF" w14:textId="77777777" w:rsidR="00CE7727" w:rsidRPr="00B738FE" w:rsidRDefault="00CE7727" w:rsidP="00CE7727">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2.33</w:t>
            </w:r>
          </w:p>
          <w:p w14:paraId="21C2314A" w14:textId="5D670FC8" w:rsidR="00CE7727" w:rsidRPr="00477DBE"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3.71</w:t>
            </w:r>
          </w:p>
        </w:tc>
        <w:tc>
          <w:tcPr>
            <w:tcW w:w="679" w:type="dxa"/>
            <w:tcBorders>
              <w:top w:val="single" w:sz="4" w:space="0" w:color="auto"/>
              <w:bottom w:val="single" w:sz="4" w:space="0" w:color="auto"/>
            </w:tcBorders>
            <w:shd w:val="clear" w:color="auto" w:fill="auto"/>
            <w:tcMar>
              <w:left w:w="28" w:type="dxa"/>
              <w:right w:w="28" w:type="dxa"/>
            </w:tcMar>
            <w:hideMark/>
            <w:tcPrChange w:id="150" w:author="Sun-Young Kim" w:date="2021-05-24T11:26:00Z">
              <w:tcPr>
                <w:tcW w:w="679" w:type="dxa"/>
                <w:gridSpan w:val="2"/>
                <w:tcBorders>
                  <w:top w:val="single" w:sz="4" w:space="0" w:color="auto"/>
                  <w:bottom w:val="single" w:sz="4" w:space="0" w:color="auto"/>
                </w:tcBorders>
                <w:shd w:val="clear" w:color="auto" w:fill="auto"/>
                <w:tcMar>
                  <w:left w:w="28" w:type="dxa"/>
                  <w:right w:w="28" w:type="dxa"/>
                </w:tcMar>
                <w:hideMark/>
              </w:tcPr>
            </w:tcPrChange>
          </w:tcPr>
          <w:p w14:paraId="724525E4" w14:textId="77777777" w:rsidR="00CE7727" w:rsidRPr="00B738FE" w:rsidRDefault="00CE7727" w:rsidP="00CE7727">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0.95</w:t>
            </w:r>
          </w:p>
          <w:p w14:paraId="61CB986F" w14:textId="77777777" w:rsidR="00CE7727" w:rsidRPr="00B738FE" w:rsidRDefault="00CE7727" w:rsidP="00CE7727">
            <w:pPr>
              <w:spacing w:line="480" w:lineRule="auto"/>
              <w:jc w:val="center"/>
              <w:rPr>
                <w:rFonts w:ascii="Times New Roman" w:hAnsi="Times New Roman" w:cs="Times New Roman"/>
                <w:sz w:val="24"/>
                <w:szCs w:val="24"/>
              </w:rPr>
            </w:pPr>
            <w:r>
              <w:rPr>
                <w:rFonts w:ascii="Times New Roman" w:hAnsi="Times New Roman" w:cs="Times New Roman"/>
                <w:sz w:val="24"/>
                <w:szCs w:val="24"/>
              </w:rPr>
              <w:t>1.07</w:t>
            </w:r>
          </w:p>
          <w:p w14:paraId="5AA3B6DC" w14:textId="77777777" w:rsidR="00CE7727" w:rsidRPr="00B738FE" w:rsidRDefault="00CE7727" w:rsidP="00CE7727">
            <w:pPr>
              <w:spacing w:line="480" w:lineRule="auto"/>
              <w:jc w:val="center"/>
              <w:rPr>
                <w:rFonts w:ascii="Times New Roman" w:hAnsi="Times New Roman" w:cs="Times New Roman"/>
                <w:sz w:val="24"/>
                <w:szCs w:val="24"/>
              </w:rPr>
            </w:pPr>
            <w:r>
              <w:rPr>
                <w:rFonts w:ascii="Times New Roman" w:hAnsi="Times New Roman" w:cs="Times New Roman"/>
                <w:sz w:val="24"/>
                <w:szCs w:val="24"/>
              </w:rPr>
              <w:t>1.68</w:t>
            </w:r>
          </w:p>
          <w:p w14:paraId="55AAFC46" w14:textId="77777777" w:rsidR="00CE7727" w:rsidRPr="00B738FE" w:rsidRDefault="00CE7727" w:rsidP="00CE7727">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1.26</w:t>
            </w:r>
          </w:p>
          <w:p w14:paraId="3A692B1F" w14:textId="1B9CE7EB" w:rsidR="00CE7727" w:rsidRPr="00477DBE"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2.04</w:t>
            </w:r>
          </w:p>
        </w:tc>
        <w:tc>
          <w:tcPr>
            <w:tcW w:w="758" w:type="dxa"/>
            <w:tcBorders>
              <w:top w:val="single" w:sz="4" w:space="0" w:color="auto"/>
              <w:bottom w:val="single" w:sz="4" w:space="0" w:color="auto"/>
            </w:tcBorders>
            <w:shd w:val="clear" w:color="auto" w:fill="auto"/>
            <w:tcMar>
              <w:left w:w="28" w:type="dxa"/>
              <w:right w:w="28" w:type="dxa"/>
            </w:tcMar>
            <w:hideMark/>
            <w:tcPrChange w:id="151" w:author="Sun-Young Kim" w:date="2021-05-24T11:26:00Z">
              <w:tcPr>
                <w:tcW w:w="758" w:type="dxa"/>
                <w:gridSpan w:val="2"/>
                <w:tcBorders>
                  <w:top w:val="single" w:sz="4" w:space="0" w:color="auto"/>
                  <w:bottom w:val="single" w:sz="4" w:space="0" w:color="auto"/>
                </w:tcBorders>
                <w:shd w:val="clear" w:color="auto" w:fill="auto"/>
                <w:tcMar>
                  <w:left w:w="28" w:type="dxa"/>
                  <w:right w:w="28" w:type="dxa"/>
                </w:tcMar>
                <w:hideMark/>
              </w:tcPr>
            </w:tcPrChange>
          </w:tcPr>
          <w:p w14:paraId="30EC9914"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0.95</w:t>
            </w:r>
          </w:p>
          <w:p w14:paraId="7FB952AD"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0.94</w:t>
            </w:r>
          </w:p>
          <w:p w14:paraId="03A5C2D1"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0.94</w:t>
            </w:r>
          </w:p>
          <w:p w14:paraId="092F8B18"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0.94</w:t>
            </w:r>
          </w:p>
          <w:p w14:paraId="4540BC64" w14:textId="7FF7CFE9" w:rsidR="00CE7727" w:rsidRPr="00477DBE" w:rsidRDefault="00CE7727" w:rsidP="00CE7727">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 xml:space="preserve">0.95 </w:t>
            </w:r>
          </w:p>
        </w:tc>
        <w:tc>
          <w:tcPr>
            <w:tcW w:w="756" w:type="dxa"/>
            <w:tcBorders>
              <w:top w:val="single" w:sz="4" w:space="0" w:color="auto"/>
              <w:bottom w:val="single" w:sz="4" w:space="0" w:color="auto"/>
            </w:tcBorders>
            <w:shd w:val="clear" w:color="auto" w:fill="auto"/>
            <w:tcMar>
              <w:left w:w="28" w:type="dxa"/>
              <w:right w:w="28" w:type="dxa"/>
            </w:tcMar>
            <w:hideMark/>
            <w:tcPrChange w:id="152" w:author="Sun-Young Kim" w:date="2021-05-24T11:26:00Z">
              <w:tcPr>
                <w:tcW w:w="756" w:type="dxa"/>
                <w:gridSpan w:val="2"/>
                <w:tcBorders>
                  <w:top w:val="single" w:sz="4" w:space="0" w:color="auto"/>
                  <w:bottom w:val="single" w:sz="4" w:space="0" w:color="auto"/>
                </w:tcBorders>
                <w:shd w:val="clear" w:color="auto" w:fill="auto"/>
                <w:tcMar>
                  <w:left w:w="28" w:type="dxa"/>
                  <w:right w:w="28" w:type="dxa"/>
                </w:tcMar>
                <w:hideMark/>
              </w:tcPr>
            </w:tcPrChange>
          </w:tcPr>
          <w:p w14:paraId="060BE82E"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-0.24</w:t>
            </w:r>
          </w:p>
          <w:p w14:paraId="11D6F0D3"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-0.19</w:t>
            </w:r>
          </w:p>
          <w:p w14:paraId="7DE18665"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0.01</w:t>
            </w:r>
          </w:p>
          <w:p w14:paraId="4FEDD64A"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0.00</w:t>
            </w:r>
          </w:p>
          <w:p w14:paraId="1E240768" w14:textId="7242A9A0" w:rsidR="00CE7727" w:rsidRPr="00477DBE" w:rsidRDefault="00CE7727" w:rsidP="00CE7727">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 xml:space="preserve">0.03 </w:t>
            </w:r>
          </w:p>
        </w:tc>
        <w:tc>
          <w:tcPr>
            <w:tcW w:w="844" w:type="dxa"/>
            <w:tcBorders>
              <w:top w:val="single" w:sz="4" w:space="0" w:color="auto"/>
              <w:bottom w:val="single" w:sz="4" w:space="0" w:color="auto"/>
            </w:tcBorders>
            <w:shd w:val="clear" w:color="auto" w:fill="auto"/>
            <w:tcMar>
              <w:left w:w="28" w:type="dxa"/>
              <w:right w:w="28" w:type="dxa"/>
            </w:tcMar>
            <w:tcPrChange w:id="153" w:author="Sun-Young Kim" w:date="2021-05-24T11:26:00Z">
              <w:tcPr>
                <w:tcW w:w="844" w:type="dxa"/>
                <w:gridSpan w:val="2"/>
                <w:tcBorders>
                  <w:top w:val="single" w:sz="4" w:space="0" w:color="auto"/>
                  <w:bottom w:val="single" w:sz="4" w:space="0" w:color="auto"/>
                </w:tcBorders>
                <w:shd w:val="clear" w:color="auto" w:fill="auto"/>
                <w:tcMar>
                  <w:left w:w="28" w:type="dxa"/>
                  <w:right w:w="28" w:type="dxa"/>
                </w:tcMar>
              </w:tcPr>
            </w:tcPrChange>
          </w:tcPr>
          <w:p w14:paraId="15B398B5"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lastRenderedPageBreak/>
              <w:t xml:space="preserve">1.76 </w:t>
            </w:r>
          </w:p>
          <w:p w14:paraId="25F615B9"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 xml:space="preserve">2.07 </w:t>
            </w:r>
          </w:p>
          <w:p w14:paraId="6CAC15FF"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 xml:space="preserve">3.23 </w:t>
            </w:r>
          </w:p>
          <w:p w14:paraId="20D4D5E5"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lastRenderedPageBreak/>
              <w:t xml:space="preserve">2.38 </w:t>
            </w:r>
          </w:p>
          <w:p w14:paraId="64BB94FF" w14:textId="201E6838" w:rsidR="00CE7727" w:rsidRPr="00477DBE" w:rsidRDefault="00CE7727" w:rsidP="00CE7727">
            <w:pPr>
              <w:wordWrap/>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3.83</w:t>
            </w:r>
          </w:p>
        </w:tc>
        <w:tc>
          <w:tcPr>
            <w:tcW w:w="669" w:type="dxa"/>
            <w:tcBorders>
              <w:top w:val="single" w:sz="4" w:space="0" w:color="auto"/>
              <w:bottom w:val="single" w:sz="4" w:space="0" w:color="auto"/>
            </w:tcBorders>
            <w:shd w:val="clear" w:color="auto" w:fill="auto"/>
            <w:tcMar>
              <w:left w:w="28" w:type="dxa"/>
              <w:right w:w="28" w:type="dxa"/>
            </w:tcMar>
            <w:tcPrChange w:id="154" w:author="Sun-Young Kim" w:date="2021-05-24T11:26:00Z">
              <w:tcPr>
                <w:tcW w:w="669" w:type="dxa"/>
                <w:gridSpan w:val="2"/>
                <w:tcBorders>
                  <w:top w:val="single" w:sz="4" w:space="0" w:color="auto"/>
                  <w:bottom w:val="single" w:sz="4" w:space="0" w:color="auto"/>
                </w:tcBorders>
                <w:shd w:val="clear" w:color="auto" w:fill="auto"/>
                <w:tcMar>
                  <w:left w:w="28" w:type="dxa"/>
                  <w:right w:w="28" w:type="dxa"/>
                </w:tcMar>
              </w:tcPr>
            </w:tcPrChange>
          </w:tcPr>
          <w:p w14:paraId="541391CD"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lastRenderedPageBreak/>
              <w:t xml:space="preserve">0.89 </w:t>
            </w:r>
          </w:p>
          <w:p w14:paraId="0DCD4E3A"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 xml:space="preserve">1.12 </w:t>
            </w:r>
          </w:p>
          <w:p w14:paraId="183EB800"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 xml:space="preserve">1.80 </w:t>
            </w:r>
          </w:p>
          <w:p w14:paraId="3925A2EE"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lastRenderedPageBreak/>
              <w:t xml:space="preserve">1.23 </w:t>
            </w:r>
          </w:p>
          <w:p w14:paraId="6DBAEE79" w14:textId="73E85083" w:rsidR="00CE7727" w:rsidRPr="00477DBE" w:rsidRDefault="00CE7727" w:rsidP="00CE7727">
            <w:pPr>
              <w:wordWrap/>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 xml:space="preserve">2.09 </w:t>
            </w:r>
            <w:r w:rsidRPr="00947E91">
              <w:rPr>
                <w:rFonts w:ascii="Times New Roman" w:hAnsi="Times New Roman" w:cs="Times New Roman"/>
                <w:sz w:val="24"/>
                <w:szCs w:val="24"/>
              </w:rPr>
              <w:t xml:space="preserve"> </w:t>
            </w:r>
          </w:p>
        </w:tc>
        <w:tc>
          <w:tcPr>
            <w:tcW w:w="756" w:type="dxa"/>
            <w:tcBorders>
              <w:top w:val="single" w:sz="4" w:space="0" w:color="auto"/>
              <w:bottom w:val="single" w:sz="4" w:space="0" w:color="auto"/>
            </w:tcBorders>
            <w:shd w:val="clear" w:color="auto" w:fill="auto"/>
            <w:tcMar>
              <w:left w:w="28" w:type="dxa"/>
              <w:right w:w="28" w:type="dxa"/>
            </w:tcMar>
            <w:tcPrChange w:id="155" w:author="Sun-Young Kim" w:date="2021-05-24T11:26:00Z">
              <w:tcPr>
                <w:tcW w:w="756" w:type="dxa"/>
                <w:gridSpan w:val="2"/>
                <w:tcBorders>
                  <w:top w:val="single" w:sz="4" w:space="0" w:color="auto"/>
                  <w:bottom w:val="single" w:sz="4" w:space="0" w:color="auto"/>
                </w:tcBorders>
                <w:shd w:val="clear" w:color="auto" w:fill="auto"/>
                <w:tcMar>
                  <w:left w:w="28" w:type="dxa"/>
                  <w:right w:w="28" w:type="dxa"/>
                </w:tcMar>
              </w:tcPr>
            </w:tcPrChange>
          </w:tcPr>
          <w:p w14:paraId="2ABC9E89"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0.96</w:t>
            </w:r>
          </w:p>
          <w:p w14:paraId="211AB5ED"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0.95</w:t>
            </w:r>
          </w:p>
          <w:p w14:paraId="18C21BDE"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0.95</w:t>
            </w:r>
          </w:p>
          <w:p w14:paraId="69B3D429"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0.95</w:t>
            </w:r>
          </w:p>
          <w:p w14:paraId="0ADD01E1" w14:textId="32DF11CC" w:rsidR="00CE7727" w:rsidRPr="00477DBE" w:rsidRDefault="00CE7727" w:rsidP="00CE7727">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 xml:space="preserve">0.95 </w:t>
            </w:r>
          </w:p>
        </w:tc>
        <w:tc>
          <w:tcPr>
            <w:tcW w:w="756" w:type="dxa"/>
            <w:tcBorders>
              <w:top w:val="single" w:sz="4" w:space="0" w:color="auto"/>
              <w:bottom w:val="single" w:sz="4" w:space="0" w:color="auto"/>
            </w:tcBorders>
            <w:shd w:val="clear" w:color="auto" w:fill="auto"/>
            <w:tcMar>
              <w:left w:w="28" w:type="dxa"/>
              <w:right w:w="28" w:type="dxa"/>
            </w:tcMar>
            <w:tcPrChange w:id="156" w:author="Sun-Young Kim" w:date="2021-05-24T11:26:00Z">
              <w:tcPr>
                <w:tcW w:w="756" w:type="dxa"/>
                <w:gridSpan w:val="2"/>
                <w:tcBorders>
                  <w:top w:val="single" w:sz="4" w:space="0" w:color="auto"/>
                  <w:bottom w:val="single" w:sz="4" w:space="0" w:color="auto"/>
                </w:tcBorders>
                <w:shd w:val="clear" w:color="auto" w:fill="auto"/>
                <w:tcMar>
                  <w:left w:w="28" w:type="dxa"/>
                  <w:right w:w="28" w:type="dxa"/>
                </w:tcMar>
              </w:tcPr>
            </w:tcPrChange>
          </w:tcPr>
          <w:p w14:paraId="34636A2D"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-0.31</w:t>
            </w:r>
          </w:p>
          <w:p w14:paraId="64ED07C1"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-0.24</w:t>
            </w:r>
          </w:p>
          <w:p w14:paraId="744F54EC"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0.08</w:t>
            </w:r>
          </w:p>
          <w:p w14:paraId="2279CB76"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0.02</w:t>
            </w:r>
          </w:p>
          <w:p w14:paraId="180052AE" w14:textId="357F2CBC" w:rsidR="00CE7727" w:rsidRPr="00477DBE" w:rsidRDefault="00CE7727" w:rsidP="00CE7727">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0.01</w:t>
            </w:r>
          </w:p>
        </w:tc>
        <w:tc>
          <w:tcPr>
            <w:tcW w:w="856" w:type="dxa"/>
            <w:tcBorders>
              <w:top w:val="single" w:sz="4" w:space="0" w:color="auto"/>
              <w:bottom w:val="single" w:sz="4" w:space="0" w:color="auto"/>
            </w:tcBorders>
            <w:shd w:val="clear" w:color="auto" w:fill="auto"/>
            <w:tcMar>
              <w:left w:w="28" w:type="dxa"/>
              <w:right w:w="28" w:type="dxa"/>
            </w:tcMar>
            <w:tcPrChange w:id="157" w:author="Sun-Young Kim" w:date="2021-05-24T11:26:00Z">
              <w:tcPr>
                <w:tcW w:w="856" w:type="dxa"/>
                <w:gridSpan w:val="2"/>
                <w:tcBorders>
                  <w:top w:val="single" w:sz="4" w:space="0" w:color="auto"/>
                  <w:bottom w:val="single" w:sz="4" w:space="0" w:color="auto"/>
                </w:tcBorders>
                <w:shd w:val="clear" w:color="auto" w:fill="auto"/>
                <w:tcMar>
                  <w:left w:w="28" w:type="dxa"/>
                  <w:right w:w="28" w:type="dxa"/>
                </w:tcMar>
              </w:tcPr>
            </w:tcPrChange>
          </w:tcPr>
          <w:p w14:paraId="27CDED33"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lastRenderedPageBreak/>
              <w:t xml:space="preserve">2.00 </w:t>
            </w:r>
          </w:p>
          <w:p w14:paraId="221195F2"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 xml:space="preserve">1.89 </w:t>
            </w:r>
          </w:p>
          <w:p w14:paraId="17B22548"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 xml:space="preserve">3.89 </w:t>
            </w:r>
          </w:p>
          <w:p w14:paraId="284CEFC2"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lastRenderedPageBreak/>
              <w:t xml:space="preserve">2.20 </w:t>
            </w:r>
          </w:p>
          <w:p w14:paraId="3CD06704" w14:textId="2A96AC96" w:rsidR="00CE7727" w:rsidRPr="00477DBE" w:rsidRDefault="00CE7727" w:rsidP="00CE7727">
            <w:pPr>
              <w:wordWrap/>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3.24</w:t>
            </w:r>
          </w:p>
        </w:tc>
        <w:tc>
          <w:tcPr>
            <w:tcW w:w="760" w:type="dxa"/>
            <w:tcBorders>
              <w:top w:val="single" w:sz="4" w:space="0" w:color="auto"/>
              <w:bottom w:val="single" w:sz="4" w:space="0" w:color="auto"/>
            </w:tcBorders>
            <w:shd w:val="clear" w:color="auto" w:fill="auto"/>
            <w:tcMar>
              <w:left w:w="28" w:type="dxa"/>
              <w:right w:w="28" w:type="dxa"/>
            </w:tcMar>
            <w:tcPrChange w:id="158" w:author="Sun-Young Kim" w:date="2021-05-24T11:26:00Z">
              <w:tcPr>
                <w:tcW w:w="760" w:type="dxa"/>
                <w:gridSpan w:val="2"/>
                <w:tcBorders>
                  <w:top w:val="single" w:sz="4" w:space="0" w:color="auto"/>
                  <w:bottom w:val="single" w:sz="4" w:space="0" w:color="auto"/>
                </w:tcBorders>
                <w:shd w:val="clear" w:color="auto" w:fill="auto"/>
                <w:tcMar>
                  <w:left w:w="28" w:type="dxa"/>
                  <w:right w:w="28" w:type="dxa"/>
                </w:tcMar>
              </w:tcPr>
            </w:tcPrChange>
          </w:tcPr>
          <w:p w14:paraId="21A7143F"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lastRenderedPageBreak/>
              <w:t xml:space="preserve">1.03 </w:t>
            </w:r>
          </w:p>
          <w:p w14:paraId="21C06778"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 xml:space="preserve">0.99 </w:t>
            </w:r>
          </w:p>
          <w:p w14:paraId="6D4E2202"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 xml:space="preserve">2.07 </w:t>
            </w:r>
          </w:p>
          <w:p w14:paraId="697BA880" w14:textId="77777777" w:rsidR="00CE7727" w:rsidRPr="008A4296" w:rsidRDefault="00CE7727" w:rsidP="00CE7727">
            <w:pPr>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lastRenderedPageBreak/>
              <w:t xml:space="preserve">1.19 </w:t>
            </w:r>
          </w:p>
          <w:p w14:paraId="65B1AE23" w14:textId="47FC276B" w:rsidR="00CE7727" w:rsidRPr="00477DBE" w:rsidRDefault="00CE7727" w:rsidP="00CE7727">
            <w:pPr>
              <w:wordWrap/>
              <w:spacing w:line="480" w:lineRule="auto"/>
              <w:jc w:val="center"/>
              <w:rPr>
                <w:rFonts w:ascii="Times New Roman" w:hAnsi="Times New Roman" w:cs="Times New Roman"/>
                <w:sz w:val="24"/>
                <w:szCs w:val="24"/>
              </w:rPr>
            </w:pPr>
            <w:r w:rsidRPr="008A4296">
              <w:rPr>
                <w:rFonts w:ascii="Times New Roman" w:hAnsi="Times New Roman" w:cs="Times New Roman"/>
                <w:sz w:val="24"/>
                <w:szCs w:val="24"/>
              </w:rPr>
              <w:t xml:space="preserve">1.70 </w:t>
            </w:r>
            <w:r w:rsidRPr="00947E91">
              <w:rPr>
                <w:rFonts w:ascii="Times New Roman" w:hAnsi="Times New Roman" w:cs="Times New Roman"/>
                <w:sz w:val="24"/>
                <w:szCs w:val="24"/>
              </w:rPr>
              <w:t xml:space="preserve"> </w:t>
            </w:r>
          </w:p>
        </w:tc>
        <w:tc>
          <w:tcPr>
            <w:tcW w:w="654" w:type="dxa"/>
            <w:tcBorders>
              <w:top w:val="single" w:sz="4" w:space="0" w:color="auto"/>
              <w:bottom w:val="single" w:sz="4" w:space="0" w:color="auto"/>
            </w:tcBorders>
            <w:shd w:val="clear" w:color="auto" w:fill="auto"/>
            <w:tcMar>
              <w:left w:w="28" w:type="dxa"/>
              <w:right w:w="28" w:type="dxa"/>
            </w:tcMar>
            <w:tcPrChange w:id="159" w:author="Sun-Young Kim" w:date="2021-05-24T11:26:00Z">
              <w:tcPr>
                <w:tcW w:w="654" w:type="dxa"/>
                <w:gridSpan w:val="2"/>
                <w:tcBorders>
                  <w:top w:val="single" w:sz="4" w:space="0" w:color="auto"/>
                  <w:bottom w:val="single" w:sz="4" w:space="0" w:color="auto"/>
                </w:tcBorders>
                <w:shd w:val="clear" w:color="auto" w:fill="auto"/>
                <w:tcMar>
                  <w:left w:w="28" w:type="dxa"/>
                  <w:right w:w="28" w:type="dxa"/>
                </w:tcMar>
              </w:tcPr>
            </w:tcPrChange>
          </w:tcPr>
          <w:p w14:paraId="3BE5E134"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0.94</w:t>
            </w:r>
          </w:p>
          <w:p w14:paraId="7CFD548A"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0.94</w:t>
            </w:r>
          </w:p>
          <w:p w14:paraId="1DA12B5F"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0.94</w:t>
            </w:r>
          </w:p>
          <w:p w14:paraId="4B098B17"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0.94</w:t>
            </w:r>
          </w:p>
          <w:p w14:paraId="0CC60154" w14:textId="4829D84F" w:rsidR="00CE7727" w:rsidRPr="00477DBE" w:rsidRDefault="00CE7727" w:rsidP="00CE7727">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 xml:space="preserve">0.95 </w:t>
            </w:r>
          </w:p>
        </w:tc>
        <w:tc>
          <w:tcPr>
            <w:tcW w:w="756" w:type="dxa"/>
            <w:tcBorders>
              <w:top w:val="single" w:sz="4" w:space="0" w:color="auto"/>
              <w:bottom w:val="single" w:sz="4" w:space="0" w:color="auto"/>
            </w:tcBorders>
            <w:shd w:val="clear" w:color="auto" w:fill="auto"/>
            <w:tcMar>
              <w:left w:w="28" w:type="dxa"/>
              <w:right w:w="28" w:type="dxa"/>
            </w:tcMar>
            <w:tcPrChange w:id="160" w:author="Sun-Young Kim" w:date="2021-05-24T11:26:00Z">
              <w:tcPr>
                <w:tcW w:w="756" w:type="dxa"/>
                <w:gridSpan w:val="2"/>
                <w:tcBorders>
                  <w:top w:val="single" w:sz="4" w:space="0" w:color="auto"/>
                  <w:bottom w:val="single" w:sz="4" w:space="0" w:color="auto"/>
                </w:tcBorders>
                <w:shd w:val="clear" w:color="auto" w:fill="auto"/>
                <w:tcMar>
                  <w:left w:w="28" w:type="dxa"/>
                  <w:right w:w="28" w:type="dxa"/>
                </w:tcMar>
              </w:tcPr>
            </w:tcPrChange>
          </w:tcPr>
          <w:p w14:paraId="679DACA2"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-0.25</w:t>
            </w:r>
          </w:p>
          <w:p w14:paraId="26F4A502"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-0.24</w:t>
            </w:r>
          </w:p>
          <w:p w14:paraId="126B159F"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0.06</w:t>
            </w:r>
          </w:p>
          <w:p w14:paraId="31292AB6"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0.02</w:t>
            </w:r>
          </w:p>
          <w:p w14:paraId="767AC160" w14:textId="13585991" w:rsidR="00CE7727" w:rsidRPr="00477DBE" w:rsidRDefault="00CE7727" w:rsidP="00CE7727">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-0.11</w:t>
            </w:r>
          </w:p>
        </w:tc>
        <w:tc>
          <w:tcPr>
            <w:tcW w:w="868" w:type="dxa"/>
            <w:tcBorders>
              <w:top w:val="single" w:sz="4" w:space="0" w:color="auto"/>
              <w:bottom w:val="single" w:sz="4" w:space="0" w:color="auto"/>
            </w:tcBorders>
            <w:shd w:val="clear" w:color="auto" w:fill="auto"/>
            <w:tcMar>
              <w:left w:w="28" w:type="dxa"/>
              <w:right w:w="28" w:type="dxa"/>
            </w:tcMar>
            <w:hideMark/>
            <w:tcPrChange w:id="161" w:author="Sun-Young Kim" w:date="2021-05-24T11:26:00Z">
              <w:tcPr>
                <w:tcW w:w="868" w:type="dxa"/>
                <w:gridSpan w:val="2"/>
                <w:tcBorders>
                  <w:top w:val="single" w:sz="4" w:space="0" w:color="auto"/>
                  <w:bottom w:val="single" w:sz="4" w:space="0" w:color="auto"/>
                </w:tcBorders>
                <w:shd w:val="clear" w:color="auto" w:fill="auto"/>
                <w:tcMar>
                  <w:left w:w="28" w:type="dxa"/>
                  <w:right w:w="28" w:type="dxa"/>
                </w:tcMar>
                <w:hideMark/>
              </w:tcPr>
            </w:tcPrChange>
          </w:tcPr>
          <w:p w14:paraId="32718CCF" w14:textId="77777777" w:rsidR="00CE7727" w:rsidRPr="00B738FE" w:rsidRDefault="00CE7727" w:rsidP="00CE7727">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2.04</w:t>
            </w:r>
          </w:p>
          <w:p w14:paraId="4933B45F" w14:textId="77777777" w:rsidR="00CE7727" w:rsidRPr="00B738FE" w:rsidRDefault="00CE7727" w:rsidP="00CE7727">
            <w:pPr>
              <w:spacing w:line="480" w:lineRule="auto"/>
              <w:jc w:val="center"/>
              <w:rPr>
                <w:rFonts w:ascii="Times New Roman" w:hAnsi="Times New Roman" w:cs="Times New Roman"/>
                <w:sz w:val="24"/>
                <w:szCs w:val="24"/>
              </w:rPr>
            </w:pPr>
            <w:r>
              <w:rPr>
                <w:rFonts w:ascii="Times New Roman" w:hAnsi="Times New Roman" w:cs="Times New Roman"/>
                <w:sz w:val="24"/>
                <w:szCs w:val="24"/>
              </w:rPr>
              <w:t>1.93</w:t>
            </w:r>
          </w:p>
          <w:p w14:paraId="5F9B6BD0" w14:textId="77777777" w:rsidR="00CE7727" w:rsidRPr="00B738FE" w:rsidRDefault="00CE7727" w:rsidP="00CE7727">
            <w:pPr>
              <w:spacing w:line="480" w:lineRule="auto"/>
              <w:jc w:val="center"/>
              <w:rPr>
                <w:rFonts w:ascii="Times New Roman" w:hAnsi="Times New Roman" w:cs="Times New Roman"/>
                <w:sz w:val="24"/>
                <w:szCs w:val="24"/>
              </w:rPr>
            </w:pPr>
            <w:r>
              <w:rPr>
                <w:rFonts w:ascii="Times New Roman" w:hAnsi="Times New Roman" w:cs="Times New Roman"/>
                <w:sz w:val="24"/>
                <w:szCs w:val="24"/>
              </w:rPr>
              <w:t>4.07</w:t>
            </w:r>
          </w:p>
          <w:p w14:paraId="6883F974" w14:textId="77777777" w:rsidR="00CE7727" w:rsidRPr="00B738FE" w:rsidRDefault="00CE7727" w:rsidP="00CE7727">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2.23</w:t>
            </w:r>
          </w:p>
          <w:p w14:paraId="45449A16" w14:textId="2A05D0C0" w:rsidR="00CE7727" w:rsidRPr="00477DBE"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3.31</w:t>
            </w:r>
            <w:r w:rsidRPr="00B738FE">
              <w:rPr>
                <w:rFonts w:ascii="Times New Roman" w:hAnsi="Times New Roman" w:cs="Times New Roman"/>
                <w:sz w:val="24"/>
                <w:szCs w:val="24"/>
              </w:rPr>
              <w:t xml:space="preserve"> </w:t>
            </w:r>
          </w:p>
        </w:tc>
        <w:tc>
          <w:tcPr>
            <w:tcW w:w="760" w:type="dxa"/>
            <w:tcBorders>
              <w:top w:val="single" w:sz="4" w:space="0" w:color="auto"/>
              <w:bottom w:val="single" w:sz="4" w:space="0" w:color="auto"/>
            </w:tcBorders>
            <w:shd w:val="clear" w:color="auto" w:fill="auto"/>
            <w:tcMar>
              <w:left w:w="28" w:type="dxa"/>
              <w:right w:w="28" w:type="dxa"/>
            </w:tcMar>
            <w:tcPrChange w:id="162" w:author="Sun-Young Kim" w:date="2021-05-24T11:26:00Z">
              <w:tcPr>
                <w:tcW w:w="760" w:type="dxa"/>
                <w:gridSpan w:val="2"/>
                <w:tcBorders>
                  <w:top w:val="single" w:sz="4" w:space="0" w:color="auto"/>
                  <w:bottom w:val="single" w:sz="4" w:space="0" w:color="auto"/>
                </w:tcBorders>
                <w:shd w:val="clear" w:color="auto" w:fill="auto"/>
                <w:tcMar>
                  <w:left w:w="28" w:type="dxa"/>
                  <w:right w:w="28" w:type="dxa"/>
                </w:tcMar>
              </w:tcPr>
            </w:tcPrChange>
          </w:tcPr>
          <w:p w14:paraId="1EDA3297" w14:textId="77777777" w:rsidR="00CE7727" w:rsidRPr="00B738FE" w:rsidRDefault="00CE7727" w:rsidP="00CE7727">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1.05</w:t>
            </w:r>
          </w:p>
          <w:p w14:paraId="33D39E7A" w14:textId="77777777" w:rsidR="00CE7727" w:rsidRPr="00B738FE" w:rsidRDefault="00CE7727" w:rsidP="00CE7727">
            <w:pPr>
              <w:spacing w:line="480" w:lineRule="auto"/>
              <w:jc w:val="center"/>
              <w:rPr>
                <w:rFonts w:ascii="Times New Roman" w:hAnsi="Times New Roman" w:cs="Times New Roman"/>
                <w:sz w:val="24"/>
                <w:szCs w:val="24"/>
              </w:rPr>
            </w:pPr>
            <w:r>
              <w:rPr>
                <w:rFonts w:ascii="Times New Roman" w:hAnsi="Times New Roman" w:cs="Times New Roman"/>
                <w:sz w:val="24"/>
                <w:szCs w:val="24"/>
              </w:rPr>
              <w:t>1.03</w:t>
            </w:r>
          </w:p>
          <w:p w14:paraId="58737D12" w14:textId="77777777" w:rsidR="00CE7727" w:rsidRPr="00B738FE" w:rsidRDefault="00CE7727" w:rsidP="00CE7727">
            <w:pPr>
              <w:spacing w:line="480" w:lineRule="auto"/>
              <w:jc w:val="center"/>
              <w:rPr>
                <w:rFonts w:ascii="Times New Roman" w:hAnsi="Times New Roman" w:cs="Times New Roman"/>
                <w:sz w:val="24"/>
                <w:szCs w:val="24"/>
              </w:rPr>
            </w:pPr>
            <w:r>
              <w:rPr>
                <w:rFonts w:ascii="Times New Roman" w:hAnsi="Times New Roman" w:cs="Times New Roman"/>
                <w:sz w:val="24"/>
                <w:szCs w:val="24"/>
              </w:rPr>
              <w:t>2.14</w:t>
            </w:r>
          </w:p>
          <w:p w14:paraId="6191F1B4" w14:textId="77777777" w:rsidR="00CE7727" w:rsidRPr="00B738FE" w:rsidRDefault="00CE7727" w:rsidP="00CE7727">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1.16</w:t>
            </w:r>
          </w:p>
          <w:p w14:paraId="518FC3C5" w14:textId="36F2823F" w:rsidR="00CE7727" w:rsidRPr="00477DBE" w:rsidRDefault="00CE7727" w:rsidP="00CE7727">
            <w:pPr>
              <w:wordWrap/>
              <w:spacing w:line="480" w:lineRule="auto"/>
              <w:jc w:val="center"/>
              <w:rPr>
                <w:rFonts w:ascii="Times New Roman" w:hAnsi="Times New Roman" w:cs="Times New Roman"/>
                <w:sz w:val="24"/>
                <w:szCs w:val="24"/>
              </w:rPr>
            </w:pPr>
            <w:r>
              <w:rPr>
                <w:rFonts w:ascii="Times New Roman" w:hAnsi="Times New Roman" w:cs="Times New Roman"/>
                <w:sz w:val="24"/>
                <w:szCs w:val="24"/>
              </w:rPr>
              <w:t>1.73</w:t>
            </w:r>
            <w:r w:rsidRPr="00B738FE">
              <w:rPr>
                <w:rFonts w:ascii="Times New Roman" w:hAnsi="Times New Roman" w:cs="Times New Roman"/>
                <w:sz w:val="24"/>
                <w:szCs w:val="24"/>
              </w:rPr>
              <w:t xml:space="preserve"> </w:t>
            </w:r>
          </w:p>
        </w:tc>
        <w:tc>
          <w:tcPr>
            <w:tcW w:w="642" w:type="dxa"/>
            <w:tcBorders>
              <w:top w:val="single" w:sz="4" w:space="0" w:color="auto"/>
              <w:bottom w:val="single" w:sz="4" w:space="0" w:color="auto"/>
            </w:tcBorders>
            <w:shd w:val="clear" w:color="auto" w:fill="auto"/>
            <w:tcMar>
              <w:left w:w="28" w:type="dxa"/>
              <w:right w:w="28" w:type="dxa"/>
            </w:tcMar>
            <w:tcPrChange w:id="163" w:author="Sun-Young Kim" w:date="2021-05-24T11:26:00Z">
              <w:tcPr>
                <w:tcW w:w="642" w:type="dxa"/>
                <w:gridSpan w:val="2"/>
                <w:tcBorders>
                  <w:top w:val="single" w:sz="4" w:space="0" w:color="auto"/>
                  <w:bottom w:val="single" w:sz="4" w:space="0" w:color="auto"/>
                </w:tcBorders>
                <w:shd w:val="clear" w:color="auto" w:fill="auto"/>
                <w:tcMar>
                  <w:left w:w="28" w:type="dxa"/>
                  <w:right w:w="28" w:type="dxa"/>
                </w:tcMar>
              </w:tcPr>
            </w:tcPrChange>
          </w:tcPr>
          <w:p w14:paraId="6B687A9F"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0.95</w:t>
            </w:r>
          </w:p>
          <w:p w14:paraId="223520B9"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0.95</w:t>
            </w:r>
          </w:p>
          <w:p w14:paraId="6B350F87"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0.94</w:t>
            </w:r>
          </w:p>
          <w:p w14:paraId="6DA1A254" w14:textId="77777777" w:rsidR="00CE7727" w:rsidRPr="00947E91" w:rsidRDefault="00CE7727" w:rsidP="00CE7727">
            <w:pPr>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lastRenderedPageBreak/>
              <w:t>0.96</w:t>
            </w:r>
          </w:p>
          <w:p w14:paraId="05A0EEDE" w14:textId="6CDD6D1E" w:rsidR="00CE7727" w:rsidRPr="00477DBE" w:rsidRDefault="00CE7727" w:rsidP="00CE7727">
            <w:pPr>
              <w:wordWrap/>
              <w:spacing w:line="480" w:lineRule="auto"/>
              <w:jc w:val="center"/>
              <w:rPr>
                <w:rFonts w:ascii="Times New Roman" w:hAnsi="Times New Roman" w:cs="Times New Roman"/>
                <w:sz w:val="24"/>
                <w:szCs w:val="24"/>
              </w:rPr>
            </w:pPr>
            <w:r w:rsidRPr="00947E91">
              <w:rPr>
                <w:rFonts w:ascii="Times New Roman" w:hAnsi="Times New Roman" w:cs="Times New Roman"/>
                <w:sz w:val="24"/>
                <w:szCs w:val="24"/>
              </w:rPr>
              <w:t xml:space="preserve">0.95 </w:t>
            </w:r>
          </w:p>
        </w:tc>
      </w:tr>
    </w:tbl>
    <w:p w14:paraId="1AC811BF" w14:textId="50D82C89" w:rsidR="00585A31" w:rsidRDefault="00585A31" w:rsidP="00A918B5">
      <w:pPr>
        <w:pStyle w:val="a9"/>
        <w:spacing w:after="0" w:line="480" w:lineRule="auto"/>
        <w:rPr>
          <w:rFonts w:ascii="Times New Roman" w:hAnsi="Times New Roman" w:cs="Times New Roman"/>
          <w:b w:val="0"/>
          <w:sz w:val="24"/>
          <w:szCs w:val="24"/>
        </w:rPr>
      </w:pPr>
      <w:proofErr w:type="gramStart"/>
      <w:r w:rsidRPr="00E5723F">
        <w:rPr>
          <w:rFonts w:ascii="Times New Roman" w:hAnsi="Times New Roman" w:cs="Times New Roman"/>
          <w:b w:val="0"/>
          <w:sz w:val="24"/>
          <w:szCs w:val="24"/>
          <w:vertAlign w:val="superscript"/>
        </w:rPr>
        <w:t>a</w:t>
      </w:r>
      <w:proofErr w:type="gramEnd"/>
      <w:r w:rsidRPr="00B738FE">
        <w:rPr>
          <w:rFonts w:ascii="Times New Roman" w:hAnsi="Times New Roman" w:cs="Times New Roman"/>
          <w:b w:val="0"/>
          <w:sz w:val="24"/>
          <w:szCs w:val="24"/>
        </w:rPr>
        <w:t xml:space="preserve"> </w:t>
      </w:r>
      <w:r w:rsidR="00301EEA">
        <w:rPr>
          <w:rFonts w:ascii="Times New Roman" w:hAnsi="Times New Roman" w:cs="Times New Roman"/>
          <w:b w:val="0"/>
          <w:sz w:val="24"/>
          <w:szCs w:val="24"/>
        </w:rPr>
        <w:t>B</w:t>
      </w:r>
      <w:r>
        <w:rPr>
          <w:rFonts w:ascii="Times New Roman" w:hAnsi="Times New Roman" w:cs="Times New Roman"/>
          <w:b w:val="0"/>
          <w:sz w:val="24"/>
          <w:szCs w:val="24"/>
        </w:rPr>
        <w:t>ias</w:t>
      </w:r>
      <w:r w:rsidRPr="00B738FE">
        <w:rPr>
          <w:rFonts w:ascii="Times New Roman" w:hAnsi="Times New Roman" w:cs="Times New Roman"/>
          <w:b w:val="0"/>
          <w:sz w:val="24"/>
          <w:szCs w:val="24"/>
        </w:rPr>
        <w:t xml:space="preserve"> multiplied by 100</w:t>
      </w:r>
    </w:p>
    <w:p w14:paraId="085D9AB1" w14:textId="77777777" w:rsidR="00585A31" w:rsidRDefault="00585A31" w:rsidP="00A918B5">
      <w:pPr>
        <w:pStyle w:val="a9"/>
        <w:spacing w:after="0" w:line="480" w:lineRule="auto"/>
        <w:rPr>
          <w:rFonts w:ascii="Times New Roman" w:hAnsi="Times New Roman" w:cs="Times New Roman"/>
          <w:b w:val="0"/>
          <w:sz w:val="24"/>
          <w:szCs w:val="24"/>
        </w:rPr>
      </w:pPr>
      <w:proofErr w:type="gramStart"/>
      <w:r w:rsidRPr="00BE07E1">
        <w:rPr>
          <w:rFonts w:ascii="Times New Roman" w:hAnsi="Times New Roman" w:cs="Times New Roman"/>
          <w:b w:val="0"/>
          <w:sz w:val="24"/>
          <w:szCs w:val="24"/>
          <w:vertAlign w:val="superscript"/>
        </w:rPr>
        <w:t>b</w:t>
      </w:r>
      <w:proofErr w:type="gramEnd"/>
      <w:r w:rsidRPr="00B738FE">
        <w:rPr>
          <w:rFonts w:ascii="Times New Roman" w:hAnsi="Times New Roman" w:cs="Times New Roman"/>
          <w:b w:val="0"/>
          <w:sz w:val="24"/>
          <w:szCs w:val="24"/>
        </w:rPr>
        <w:t xml:space="preserve"> </w:t>
      </w:r>
      <w:r>
        <w:rPr>
          <w:rFonts w:ascii="Times New Roman" w:hAnsi="Times New Roman" w:cs="Times New Roman"/>
          <w:b w:val="0"/>
          <w:sz w:val="24"/>
          <w:szCs w:val="24"/>
        </w:rPr>
        <w:t>R</w:t>
      </w:r>
      <w:r w:rsidRPr="00B738FE">
        <w:rPr>
          <w:rFonts w:ascii="Times New Roman" w:hAnsi="Times New Roman" w:cs="Times New Roman"/>
          <w:b w:val="0"/>
          <w:sz w:val="24"/>
          <w:szCs w:val="24"/>
        </w:rPr>
        <w:t xml:space="preserve">oot mean square </w:t>
      </w:r>
      <w:r>
        <w:rPr>
          <w:rFonts w:ascii="Times New Roman" w:hAnsi="Times New Roman" w:cs="Times New Roman"/>
          <w:b w:val="0"/>
          <w:sz w:val="24"/>
          <w:szCs w:val="24"/>
        </w:rPr>
        <w:t xml:space="preserve">error </w:t>
      </w:r>
      <w:r w:rsidRPr="00B738FE">
        <w:rPr>
          <w:rFonts w:ascii="Times New Roman" w:hAnsi="Times New Roman" w:cs="Times New Roman"/>
          <w:b w:val="0"/>
          <w:sz w:val="24"/>
          <w:szCs w:val="24"/>
        </w:rPr>
        <w:t>multiplied by 100</w:t>
      </w:r>
    </w:p>
    <w:p w14:paraId="0A0424A9" w14:textId="10315C6A" w:rsidR="00585A31" w:rsidRDefault="00585A31" w:rsidP="00A918B5">
      <w:pPr>
        <w:pStyle w:val="a9"/>
        <w:spacing w:after="0" w:line="480" w:lineRule="auto"/>
        <w:rPr>
          <w:rFonts w:ascii="Times New Roman" w:hAnsi="Times New Roman" w:cs="Times New Roman"/>
          <w:b w:val="0"/>
          <w:sz w:val="24"/>
          <w:szCs w:val="24"/>
        </w:rPr>
      </w:pPr>
      <w:proofErr w:type="gramStart"/>
      <w:r>
        <w:rPr>
          <w:rFonts w:ascii="Times New Roman" w:hAnsi="Times New Roman" w:cs="Times New Roman"/>
          <w:b w:val="0"/>
          <w:sz w:val="24"/>
          <w:szCs w:val="24"/>
          <w:vertAlign w:val="superscript"/>
        </w:rPr>
        <w:t>c</w:t>
      </w:r>
      <w:proofErr w:type="gramEnd"/>
      <w:r w:rsidRPr="00B738FE">
        <w:rPr>
          <w:rFonts w:ascii="Times New Roman" w:hAnsi="Times New Roman" w:cs="Times New Roman"/>
          <w:b w:val="0"/>
          <w:sz w:val="24"/>
          <w:szCs w:val="24"/>
        </w:rPr>
        <w:t xml:space="preserve"> </w:t>
      </w:r>
      <w:r>
        <w:rPr>
          <w:rFonts w:ascii="Times New Roman" w:hAnsi="Times New Roman" w:cs="Times New Roman"/>
          <w:b w:val="0"/>
          <w:sz w:val="24"/>
          <w:szCs w:val="24"/>
        </w:rPr>
        <w:t>A</w:t>
      </w:r>
      <w:r w:rsidRPr="00B738FE">
        <w:rPr>
          <w:rFonts w:ascii="Times New Roman" w:hAnsi="Times New Roman" w:cs="Times New Roman"/>
          <w:b w:val="0"/>
          <w:sz w:val="24"/>
          <w:szCs w:val="24"/>
        </w:rPr>
        <w:t>verage standard error</w:t>
      </w:r>
      <w:r>
        <w:rPr>
          <w:rFonts w:ascii="Times New Roman" w:hAnsi="Times New Roman" w:cs="Times New Roman"/>
          <w:b w:val="0"/>
          <w:sz w:val="24"/>
          <w:szCs w:val="24"/>
        </w:rPr>
        <w:t xml:space="preserve"> </w:t>
      </w:r>
      <w:r w:rsidRPr="00B738FE">
        <w:rPr>
          <w:rFonts w:ascii="Times New Roman" w:hAnsi="Times New Roman" w:cs="Times New Roman"/>
          <w:b w:val="0"/>
          <w:sz w:val="24"/>
          <w:szCs w:val="24"/>
        </w:rPr>
        <w:t>multiplied by 100</w:t>
      </w:r>
    </w:p>
    <w:p w14:paraId="5BFF2F40" w14:textId="77777777" w:rsidR="00585A31" w:rsidRDefault="00585A31" w:rsidP="00A918B5">
      <w:pPr>
        <w:pStyle w:val="a9"/>
        <w:spacing w:after="0" w:line="480" w:lineRule="auto"/>
        <w:rPr>
          <w:rFonts w:ascii="Times New Roman" w:hAnsi="Times New Roman" w:cs="Times New Roman"/>
          <w:b w:val="0"/>
          <w:sz w:val="24"/>
          <w:szCs w:val="24"/>
        </w:rPr>
      </w:pPr>
      <w:proofErr w:type="gramStart"/>
      <w:r>
        <w:rPr>
          <w:rFonts w:ascii="Times New Roman" w:hAnsi="Times New Roman" w:cs="Times New Roman"/>
          <w:b w:val="0"/>
          <w:sz w:val="24"/>
          <w:szCs w:val="24"/>
          <w:vertAlign w:val="superscript"/>
        </w:rPr>
        <w:t>d</w:t>
      </w:r>
      <w:proofErr w:type="gramEnd"/>
      <w:r w:rsidRPr="00B738FE">
        <w:rPr>
          <w:rFonts w:ascii="Times New Roman" w:hAnsi="Times New Roman" w:cs="Times New Roman"/>
          <w:b w:val="0"/>
          <w:sz w:val="24"/>
          <w:szCs w:val="24"/>
        </w:rPr>
        <w:t xml:space="preserve"> </w:t>
      </w:r>
      <w:r>
        <w:rPr>
          <w:rFonts w:ascii="Times New Roman" w:hAnsi="Times New Roman" w:cs="Times New Roman"/>
          <w:b w:val="0"/>
          <w:sz w:val="24"/>
          <w:szCs w:val="24"/>
        </w:rPr>
        <w:t>C</w:t>
      </w:r>
      <w:r w:rsidRPr="00B738FE">
        <w:rPr>
          <w:rFonts w:ascii="Times New Roman" w:hAnsi="Times New Roman" w:cs="Times New Roman"/>
          <w:b w:val="0"/>
          <w:sz w:val="24"/>
          <w:szCs w:val="24"/>
        </w:rPr>
        <w:t xml:space="preserve">overage probability </w:t>
      </w:r>
      <w:r>
        <w:rPr>
          <w:rFonts w:ascii="Times New Roman" w:hAnsi="Times New Roman" w:cs="Times New Roman"/>
          <w:b w:val="0"/>
          <w:sz w:val="24"/>
          <w:szCs w:val="24"/>
        </w:rPr>
        <w:t>of</w:t>
      </w:r>
      <w:r w:rsidRPr="00B738FE">
        <w:rPr>
          <w:rFonts w:ascii="Times New Roman" w:hAnsi="Times New Roman" w:cs="Times New Roman"/>
          <w:b w:val="0"/>
          <w:sz w:val="24"/>
          <w:szCs w:val="24"/>
        </w:rPr>
        <w:t xml:space="preserve"> 95% confidence interval</w:t>
      </w:r>
    </w:p>
    <w:p w14:paraId="469AB85B" w14:textId="19D6CA48" w:rsidR="00D43A62" w:rsidRPr="00D94AF7" w:rsidRDefault="00585A31" w:rsidP="00D94AF7">
      <w:pPr>
        <w:spacing w:after="0" w:line="480" w:lineRule="auto"/>
        <w:rPr>
          <w:rFonts w:ascii="Times New Roman" w:hAnsi="Times New Roman" w:cs="Times New Roman"/>
          <w:b/>
          <w:sz w:val="24"/>
          <w:szCs w:val="24"/>
        </w:rPr>
      </w:pPr>
      <w:proofErr w:type="gramStart"/>
      <w:r>
        <w:rPr>
          <w:rFonts w:ascii="Times New Roman" w:hAnsi="Times New Roman" w:cs="Times New Roman"/>
          <w:sz w:val="24"/>
          <w:szCs w:val="24"/>
          <w:vertAlign w:val="superscript"/>
        </w:rPr>
        <w:t>e</w:t>
      </w:r>
      <w:proofErr w:type="gramEnd"/>
      <w:r w:rsidRPr="003F3DD1">
        <w:rPr>
          <w:rFonts w:ascii="Times New Roman" w:eastAsia="맑은 고딕" w:hAnsi="Times New Roman" w:cs="Times New Roman"/>
          <w:sz w:val="24"/>
          <w:szCs w:val="24"/>
          <w:lang w:val="en-GB"/>
        </w:rPr>
        <w:t xml:space="preserve"> TE: true</w:t>
      </w:r>
      <w:r>
        <w:rPr>
          <w:rFonts w:ascii="Times New Roman" w:eastAsia="맑은 고딕" w:hAnsi="Times New Roman" w:cs="Times New Roman"/>
          <w:sz w:val="24"/>
          <w:szCs w:val="24"/>
          <w:lang w:val="en-GB"/>
        </w:rPr>
        <w:t xml:space="preserve"> </w:t>
      </w:r>
      <w:r w:rsidRPr="003F3DD1">
        <w:rPr>
          <w:rFonts w:ascii="Times New Roman" w:eastAsia="맑은 고딕" w:hAnsi="Times New Roman" w:cs="Times New Roman"/>
          <w:sz w:val="24"/>
          <w:szCs w:val="24"/>
          <w:lang w:val="en-GB"/>
        </w:rPr>
        <w:t>exposure; NM: nearest-monitor; IDWA: inverse-distance-weighted-average; LUR: land use regression; UK: universal kriging</w:t>
      </w:r>
      <w:r w:rsidRPr="003F3DD1">
        <w:rPr>
          <w:rFonts w:ascii="Times New Roman" w:eastAsia="맑은 고딕" w:hAnsi="Times New Roman" w:cs="Times New Roman"/>
          <w:sz w:val="24"/>
          <w:szCs w:val="24"/>
          <w:vertAlign w:val="subscript"/>
          <w:lang w:val="en-GB"/>
        </w:rPr>
        <w:t xml:space="preserve">; </w:t>
      </w:r>
      <w:r w:rsidRPr="003F3DD1">
        <w:rPr>
          <w:rFonts w:ascii="Times New Roman" w:eastAsia="맑은 고딕" w:hAnsi="Times New Roman" w:cs="Times New Roman"/>
          <w:sz w:val="24"/>
          <w:szCs w:val="24"/>
          <w:lang w:val="en-GB"/>
        </w:rPr>
        <w:t xml:space="preserve">AA: area-average UKD: UK prediction at a SGG district centroid; UKNA: district average based on UK predictions at </w:t>
      </w:r>
      <w:r>
        <w:rPr>
          <w:rFonts w:ascii="Times New Roman" w:eastAsia="맑은 고딕" w:hAnsi="Times New Roman" w:cs="Times New Roman"/>
          <w:sz w:val="24"/>
          <w:szCs w:val="24"/>
          <w:lang w:val="en-GB"/>
        </w:rPr>
        <w:t xml:space="preserve">422 </w:t>
      </w:r>
      <w:r w:rsidRPr="003F3DD1">
        <w:rPr>
          <w:rFonts w:ascii="Times New Roman" w:eastAsia="맑은 고딕" w:hAnsi="Times New Roman" w:cs="Times New Roman"/>
          <w:sz w:val="24"/>
          <w:szCs w:val="24"/>
          <w:lang w:val="en-GB"/>
        </w:rPr>
        <w:t xml:space="preserve">neighbourhood centroids; UKCA: district average </w:t>
      </w:r>
      <w:r>
        <w:rPr>
          <w:rFonts w:ascii="Times New Roman" w:eastAsia="맑은 고딕" w:hAnsi="Times New Roman" w:cs="Times New Roman"/>
          <w:sz w:val="24"/>
          <w:szCs w:val="24"/>
          <w:lang w:val="en-GB"/>
        </w:rPr>
        <w:t>of</w:t>
      </w:r>
      <w:r w:rsidRPr="003F3DD1">
        <w:rPr>
          <w:rFonts w:ascii="Times New Roman" w:eastAsia="맑은 고딕" w:hAnsi="Times New Roman" w:cs="Times New Roman"/>
          <w:sz w:val="24"/>
          <w:szCs w:val="24"/>
          <w:lang w:val="en-GB"/>
        </w:rPr>
        <w:t xml:space="preserve"> UK predictions at </w:t>
      </w:r>
      <w:r>
        <w:rPr>
          <w:rFonts w:ascii="Times New Roman" w:eastAsia="맑은 고딕" w:hAnsi="Times New Roman" w:cs="Times New Roman"/>
          <w:sz w:val="24"/>
          <w:szCs w:val="24"/>
          <w:lang w:val="en-GB"/>
        </w:rPr>
        <w:t xml:space="preserve">16,230 </w:t>
      </w:r>
      <w:r w:rsidRPr="003F3DD1">
        <w:rPr>
          <w:rFonts w:ascii="Times New Roman" w:eastAsia="맑은 고딕" w:hAnsi="Times New Roman" w:cs="Times New Roman"/>
          <w:sz w:val="24"/>
          <w:szCs w:val="24"/>
          <w:lang w:val="en-GB"/>
        </w:rPr>
        <w:t xml:space="preserve">census tract centroids; UKGA: district average </w:t>
      </w:r>
      <w:r>
        <w:rPr>
          <w:rFonts w:ascii="Times New Roman" w:eastAsia="맑은 고딕" w:hAnsi="Times New Roman" w:cs="Times New Roman"/>
          <w:sz w:val="24"/>
          <w:szCs w:val="24"/>
          <w:lang w:val="en-GB"/>
        </w:rPr>
        <w:t>of</w:t>
      </w:r>
      <w:r w:rsidRPr="003F3DD1">
        <w:rPr>
          <w:rFonts w:ascii="Times New Roman" w:eastAsia="맑은 고딕" w:hAnsi="Times New Roman" w:cs="Times New Roman"/>
          <w:sz w:val="24"/>
          <w:szCs w:val="24"/>
          <w:lang w:val="en-GB"/>
        </w:rPr>
        <w:t xml:space="preserve"> UK predictions at </w:t>
      </w:r>
      <w:r>
        <w:rPr>
          <w:rFonts w:ascii="Times New Roman" w:eastAsia="맑은 고딕" w:hAnsi="Times New Roman" w:cs="Times New Roman"/>
          <w:sz w:val="24"/>
          <w:szCs w:val="24"/>
          <w:lang w:val="en-GB"/>
        </w:rPr>
        <w:t xml:space="preserve">610 </w:t>
      </w:r>
      <w:r w:rsidRPr="003F3DD1">
        <w:rPr>
          <w:rFonts w:ascii="Times New Roman" w:eastAsia="맑은 고딕" w:hAnsi="Times New Roman" w:cs="Times New Roman"/>
          <w:sz w:val="24"/>
          <w:szCs w:val="24"/>
          <w:lang w:val="en-GB"/>
        </w:rPr>
        <w:t>1</w:t>
      </w:r>
      <w:r>
        <w:rPr>
          <w:rFonts w:ascii="Times New Roman" w:eastAsia="맑은 고딕" w:hAnsi="Times New Roman" w:cs="Times New Roman"/>
          <w:sz w:val="24"/>
          <w:szCs w:val="24"/>
          <w:lang w:val="en-GB"/>
        </w:rPr>
        <w:t>-</w:t>
      </w:r>
      <w:r w:rsidRPr="003F3DD1">
        <w:rPr>
          <w:rFonts w:ascii="Times New Roman" w:eastAsia="맑은 고딕" w:hAnsi="Times New Roman" w:cs="Times New Roman"/>
          <w:sz w:val="24"/>
          <w:szCs w:val="24"/>
          <w:lang w:val="en-GB"/>
        </w:rPr>
        <w:t>km grid centroids</w:t>
      </w:r>
    </w:p>
    <w:p w14:paraId="389F592B" w14:textId="77777777" w:rsidR="00D43A62" w:rsidRDefault="00D43A62" w:rsidP="00081636">
      <w:pPr>
        <w:spacing w:line="480" w:lineRule="auto"/>
        <w:rPr>
          <w:rFonts w:ascii="Times New Roman" w:hAnsi="Times New Roman" w:cs="Times New Roman"/>
          <w:sz w:val="24"/>
          <w:szCs w:val="24"/>
        </w:rPr>
      </w:pPr>
    </w:p>
    <w:sectPr w:rsidR="00D43A62" w:rsidSect="00081636">
      <w:pgSz w:w="16838" w:h="11906" w:orient="landscape"/>
      <w:pgMar w:top="1440" w:right="1701" w:bottom="1440" w:left="1440" w:header="851" w:footer="992" w:gutter="0"/>
      <w:cols w:space="425"/>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Sun-Young Kim" w:date="2021-05-24T10:13:00Z" w:initials="SYK">
    <w:p w14:paraId="4C7E1586" w14:textId="36CD6EB2" w:rsidR="00DF0437" w:rsidRDefault="00DF0437">
      <w:pPr>
        <w:pStyle w:val="a6"/>
      </w:pPr>
      <w:r>
        <w:rPr>
          <w:rStyle w:val="af1"/>
        </w:rPr>
        <w:annotationRef/>
      </w:r>
      <w:r>
        <w:t>Suggest to delete the description that already mentioned in the Methods of the manuscript.</w:t>
      </w:r>
    </w:p>
  </w:comment>
  <w:comment w:id="1" w:author="Sun-Young Kim" w:date="2021-05-24T10:12:00Z" w:initials="SYK">
    <w:p w14:paraId="70910101" w14:textId="3BC6A3FC" w:rsidR="00DF0437" w:rsidRDefault="00DF0437">
      <w:pPr>
        <w:pStyle w:val="a6"/>
      </w:pPr>
      <w:r>
        <w:rPr>
          <w:rStyle w:val="af1"/>
        </w:rPr>
        <w:annotationRef/>
      </w:r>
      <w:r>
        <w:t>Revise according to my edits in the Methods.</w:t>
      </w:r>
    </w:p>
  </w:comment>
  <w:comment w:id="12" w:author="Sun-Young Kim" w:date="2021-05-24T16:41:00Z" w:initials="SYK">
    <w:p w14:paraId="746B2757" w14:textId="32ADEBF4" w:rsidR="00DF0437" w:rsidRDefault="00DF0437">
      <w:pPr>
        <w:pStyle w:val="a6"/>
      </w:pPr>
      <w:r>
        <w:rPr>
          <w:rStyle w:val="af1"/>
        </w:rPr>
        <w:annotationRef/>
      </w:r>
      <w:r>
        <w:t>Apply my edits to following figure captions.</w:t>
      </w:r>
    </w:p>
  </w:comment>
  <w:comment w:id="13" w:author="Sun-Young Kim" w:date="2021-05-24T12:40:00Z" w:initials="SYK">
    <w:p w14:paraId="6ECA7FF6" w14:textId="7D7092EA" w:rsidR="00DF0437" w:rsidRDefault="00DF0437">
      <w:pPr>
        <w:pStyle w:val="a6"/>
      </w:pPr>
      <w:r>
        <w:rPr>
          <w:rStyle w:val="af1"/>
        </w:rPr>
        <w:annotationRef/>
      </w:r>
      <w:r>
        <w:t>Suggest to add the horizontal line for 0.95 of CP.</w:t>
      </w:r>
    </w:p>
  </w:comment>
  <w:comment w:id="14" w:author="Sun-Young Kim" w:date="2021-05-24T16:42:00Z" w:initials="SYK">
    <w:p w14:paraId="57937764" w14:textId="31C68CB1" w:rsidR="00DF0437" w:rsidRDefault="00DF0437">
      <w:pPr>
        <w:pStyle w:val="a6"/>
      </w:pPr>
      <w:r>
        <w:rPr>
          <w:rStyle w:val="af1"/>
        </w:rPr>
        <w:annotationRef/>
      </w:r>
      <w:r>
        <w:t>Can we make this a-d instead of top panel and a-c?</w:t>
      </w:r>
    </w:p>
  </w:comment>
  <w:comment w:id="16" w:author="Sun-Young Kim" w:date="2021-05-24T16:43:00Z" w:initials="SYK">
    <w:p w14:paraId="5685E47A" w14:textId="54B96500" w:rsidR="00DF0437" w:rsidRDefault="00DF0437">
      <w:pPr>
        <w:pStyle w:val="a6"/>
      </w:pPr>
      <w:r>
        <w:rPr>
          <w:rStyle w:val="af1"/>
        </w:rPr>
        <w:annotationRef/>
      </w:r>
      <w:r>
        <w:t>Suggest to shade this column and separate from ‘complete address’ as done in Table 2.</w:t>
      </w:r>
    </w:p>
  </w:comment>
  <w:comment w:id="44" w:author="Sun-Young Kim" w:date="2021-05-24T16:44:00Z" w:initials="SYK">
    <w:p w14:paraId="0B8F7FDC" w14:textId="5D7333FD" w:rsidR="00DF0437" w:rsidRDefault="00DF0437">
      <w:pPr>
        <w:pStyle w:val="a6"/>
      </w:pPr>
      <w:r>
        <w:rPr>
          <w:rStyle w:val="af1"/>
        </w:rPr>
        <w:annotationRef/>
      </w:r>
      <w:r>
        <w:t>I don’t think this was updated. The footnotes of all following tables also need update.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C7E1586" w15:done="0"/>
  <w15:commentEx w15:paraId="70910101" w15:done="0"/>
  <w15:commentEx w15:paraId="746B2757" w15:done="1"/>
  <w15:commentEx w15:paraId="6ECA7FF6" w15:done="0"/>
  <w15:commentEx w15:paraId="57937764" w15:done="0"/>
  <w15:commentEx w15:paraId="5685E47A" w15:done="1"/>
  <w15:commentEx w15:paraId="0B8F7FD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F8E15DB" w16cid:durableId="23D66708"/>
  <w16cid:commentId w16cid:paraId="1BE8890E" w16cid:durableId="23D66709"/>
  <w16cid:commentId w16cid:paraId="724342FA" w16cid:durableId="23D6670A"/>
  <w16cid:commentId w16cid:paraId="50CC8D40" w16cid:durableId="23D6670B"/>
  <w16cid:commentId w16cid:paraId="24BBD52B" w16cid:durableId="23D6670C"/>
  <w16cid:commentId w16cid:paraId="001C2370" w16cid:durableId="23D6670D"/>
  <w16cid:commentId w16cid:paraId="6A35242F" w16cid:durableId="23D6670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994CE9" w14:textId="77777777" w:rsidR="00974782" w:rsidRDefault="00974782" w:rsidP="00D8213D">
      <w:pPr>
        <w:spacing w:after="0" w:line="240" w:lineRule="auto"/>
      </w:pPr>
      <w:r>
        <w:separator/>
      </w:r>
    </w:p>
  </w:endnote>
  <w:endnote w:type="continuationSeparator" w:id="0">
    <w:p w14:paraId="63C39A85" w14:textId="77777777" w:rsidR="00974782" w:rsidRDefault="00974782" w:rsidP="00D8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0162550"/>
      <w:docPartObj>
        <w:docPartGallery w:val="Page Numbers (Bottom of Page)"/>
        <w:docPartUnique/>
      </w:docPartObj>
    </w:sdtPr>
    <w:sdtEndPr/>
    <w:sdtContent>
      <w:p w14:paraId="3260090D" w14:textId="476B380B" w:rsidR="00DF0437" w:rsidRDefault="00DF0437">
        <w:pPr>
          <w:pStyle w:val="a8"/>
          <w:jc w:val="center"/>
        </w:pPr>
        <w:r>
          <w:fldChar w:fldCharType="begin"/>
        </w:r>
        <w:r>
          <w:instrText>PAGE   \* MERGEFORMAT</w:instrText>
        </w:r>
        <w:r>
          <w:fldChar w:fldCharType="separate"/>
        </w:r>
        <w:r w:rsidR="009D3C7F" w:rsidRPr="009D3C7F">
          <w:rPr>
            <w:noProof/>
            <w:lang w:val="ko-KR"/>
          </w:rPr>
          <w:t>20</w:t>
        </w:r>
        <w:r>
          <w:fldChar w:fldCharType="end"/>
        </w:r>
      </w:p>
    </w:sdtContent>
  </w:sdt>
  <w:p w14:paraId="55143224" w14:textId="77777777" w:rsidR="00DF0437" w:rsidRDefault="00DF0437">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30CBD2" w14:textId="77777777" w:rsidR="00974782" w:rsidRDefault="00974782" w:rsidP="00D8213D">
      <w:pPr>
        <w:spacing w:after="0" w:line="240" w:lineRule="auto"/>
      </w:pPr>
      <w:r>
        <w:separator/>
      </w:r>
    </w:p>
  </w:footnote>
  <w:footnote w:type="continuationSeparator" w:id="0">
    <w:p w14:paraId="56D61618" w14:textId="77777777" w:rsidR="00974782" w:rsidRDefault="00974782" w:rsidP="00D821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683783"/>
    <w:multiLevelType w:val="hybridMultilevel"/>
    <w:tmpl w:val="6BB43D84"/>
    <w:lvl w:ilvl="0" w:tplc="949EFECC">
      <w:start w:val="9"/>
      <w:numFmt w:val="bullet"/>
      <w:lvlText w:val="-"/>
      <w:lvlJc w:val="left"/>
      <w:pPr>
        <w:ind w:left="720" w:hanging="360"/>
      </w:pPr>
      <w:rPr>
        <w:rFonts w:ascii="맑은 고딕" w:eastAsia="맑은 고딕" w:hAnsi="맑은 고딕"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un-Young Kim">
    <w15:presenceInfo w15:providerId="None" w15:userId="Sun-Young Kim"/>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revisionView w:markup="0"/>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bc0NjQ1MDUzMTSytDBS0lEKTi0uzszPAykwqgUAv/RGHSwAAAA="/>
  </w:docVars>
  <w:rsids>
    <w:rsidRoot w:val="00375F2D"/>
    <w:rsid w:val="000405CD"/>
    <w:rsid w:val="00081636"/>
    <w:rsid w:val="000B082A"/>
    <w:rsid w:val="000C3ABB"/>
    <w:rsid w:val="00166BCF"/>
    <w:rsid w:val="001824C9"/>
    <w:rsid w:val="00195CEE"/>
    <w:rsid w:val="001B0C82"/>
    <w:rsid w:val="001B1652"/>
    <w:rsid w:val="001E4BA0"/>
    <w:rsid w:val="001E5B50"/>
    <w:rsid w:val="001F7823"/>
    <w:rsid w:val="00205455"/>
    <w:rsid w:val="00221214"/>
    <w:rsid w:val="002C47F5"/>
    <w:rsid w:val="002D5764"/>
    <w:rsid w:val="002E3CBD"/>
    <w:rsid w:val="002F0514"/>
    <w:rsid w:val="002F1E5C"/>
    <w:rsid w:val="003001B8"/>
    <w:rsid w:val="00301EEA"/>
    <w:rsid w:val="0030406F"/>
    <w:rsid w:val="00316381"/>
    <w:rsid w:val="003204CB"/>
    <w:rsid w:val="00341A96"/>
    <w:rsid w:val="0035703E"/>
    <w:rsid w:val="00360F7A"/>
    <w:rsid w:val="00372C12"/>
    <w:rsid w:val="00375F2D"/>
    <w:rsid w:val="003851BC"/>
    <w:rsid w:val="00393FD8"/>
    <w:rsid w:val="003A7A9F"/>
    <w:rsid w:val="003F4814"/>
    <w:rsid w:val="003F6F03"/>
    <w:rsid w:val="00402799"/>
    <w:rsid w:val="004304CA"/>
    <w:rsid w:val="00435ACD"/>
    <w:rsid w:val="00471E51"/>
    <w:rsid w:val="00487FF2"/>
    <w:rsid w:val="00494AD0"/>
    <w:rsid w:val="004A125E"/>
    <w:rsid w:val="004C6646"/>
    <w:rsid w:val="004D1B85"/>
    <w:rsid w:val="00512863"/>
    <w:rsid w:val="00516C59"/>
    <w:rsid w:val="0054148D"/>
    <w:rsid w:val="00585A31"/>
    <w:rsid w:val="00586F55"/>
    <w:rsid w:val="005C42C9"/>
    <w:rsid w:val="005F2AFF"/>
    <w:rsid w:val="005F547C"/>
    <w:rsid w:val="00644949"/>
    <w:rsid w:val="006530BE"/>
    <w:rsid w:val="00667C85"/>
    <w:rsid w:val="006841E8"/>
    <w:rsid w:val="006B7437"/>
    <w:rsid w:val="006C25C1"/>
    <w:rsid w:val="006F6D65"/>
    <w:rsid w:val="007036CC"/>
    <w:rsid w:val="00706B95"/>
    <w:rsid w:val="00716C6E"/>
    <w:rsid w:val="00737431"/>
    <w:rsid w:val="00742194"/>
    <w:rsid w:val="00755BD4"/>
    <w:rsid w:val="00757A21"/>
    <w:rsid w:val="00760983"/>
    <w:rsid w:val="00775094"/>
    <w:rsid w:val="0079075E"/>
    <w:rsid w:val="007B3584"/>
    <w:rsid w:val="007E4151"/>
    <w:rsid w:val="008460AB"/>
    <w:rsid w:val="00846345"/>
    <w:rsid w:val="008502FF"/>
    <w:rsid w:val="0086249C"/>
    <w:rsid w:val="00872D35"/>
    <w:rsid w:val="00887065"/>
    <w:rsid w:val="0089256B"/>
    <w:rsid w:val="008937AA"/>
    <w:rsid w:val="00893C49"/>
    <w:rsid w:val="00896E72"/>
    <w:rsid w:val="008A4296"/>
    <w:rsid w:val="008A586F"/>
    <w:rsid w:val="008B5666"/>
    <w:rsid w:val="008C115F"/>
    <w:rsid w:val="008E3A38"/>
    <w:rsid w:val="008F0E5D"/>
    <w:rsid w:val="008F18D5"/>
    <w:rsid w:val="00907B3D"/>
    <w:rsid w:val="00926AD3"/>
    <w:rsid w:val="00947E91"/>
    <w:rsid w:val="00971981"/>
    <w:rsid w:val="00974782"/>
    <w:rsid w:val="009B50E8"/>
    <w:rsid w:val="009C7138"/>
    <w:rsid w:val="009D3C7F"/>
    <w:rsid w:val="009D7014"/>
    <w:rsid w:val="009F1999"/>
    <w:rsid w:val="00A12D18"/>
    <w:rsid w:val="00A458F8"/>
    <w:rsid w:val="00A53454"/>
    <w:rsid w:val="00A5667A"/>
    <w:rsid w:val="00A7750B"/>
    <w:rsid w:val="00A81E6E"/>
    <w:rsid w:val="00A82BC5"/>
    <w:rsid w:val="00A918B5"/>
    <w:rsid w:val="00AA485B"/>
    <w:rsid w:val="00AB629F"/>
    <w:rsid w:val="00AB75D1"/>
    <w:rsid w:val="00AC59BE"/>
    <w:rsid w:val="00AC7499"/>
    <w:rsid w:val="00B37023"/>
    <w:rsid w:val="00B519C0"/>
    <w:rsid w:val="00B67049"/>
    <w:rsid w:val="00B770B3"/>
    <w:rsid w:val="00BB6463"/>
    <w:rsid w:val="00BC1B48"/>
    <w:rsid w:val="00C04459"/>
    <w:rsid w:val="00C3188E"/>
    <w:rsid w:val="00C37E09"/>
    <w:rsid w:val="00C7407C"/>
    <w:rsid w:val="00C77CEC"/>
    <w:rsid w:val="00C935E2"/>
    <w:rsid w:val="00C93E94"/>
    <w:rsid w:val="00CC5F5F"/>
    <w:rsid w:val="00CD4A86"/>
    <w:rsid w:val="00CE7727"/>
    <w:rsid w:val="00D054AF"/>
    <w:rsid w:val="00D07DFE"/>
    <w:rsid w:val="00D1018E"/>
    <w:rsid w:val="00D17DA6"/>
    <w:rsid w:val="00D33BDE"/>
    <w:rsid w:val="00D36433"/>
    <w:rsid w:val="00D43A62"/>
    <w:rsid w:val="00D50A9A"/>
    <w:rsid w:val="00D50B25"/>
    <w:rsid w:val="00D56212"/>
    <w:rsid w:val="00D6261D"/>
    <w:rsid w:val="00D6538E"/>
    <w:rsid w:val="00D81CBE"/>
    <w:rsid w:val="00D8213D"/>
    <w:rsid w:val="00D94AF7"/>
    <w:rsid w:val="00D971F7"/>
    <w:rsid w:val="00DC0A53"/>
    <w:rsid w:val="00DC3CEB"/>
    <w:rsid w:val="00DF0437"/>
    <w:rsid w:val="00DF496C"/>
    <w:rsid w:val="00E00580"/>
    <w:rsid w:val="00E01652"/>
    <w:rsid w:val="00E120A9"/>
    <w:rsid w:val="00E1693E"/>
    <w:rsid w:val="00E16ED0"/>
    <w:rsid w:val="00E751E8"/>
    <w:rsid w:val="00E752CD"/>
    <w:rsid w:val="00EA6496"/>
    <w:rsid w:val="00ED0A9A"/>
    <w:rsid w:val="00EE76DE"/>
    <w:rsid w:val="00F3046C"/>
    <w:rsid w:val="00F429EB"/>
    <w:rsid w:val="00F82B83"/>
    <w:rsid w:val="00F97DE2"/>
    <w:rsid w:val="00FB31D7"/>
    <w:rsid w:val="00FC6742"/>
    <w:rsid w:val="00FF42C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D87557"/>
  <w15:chartTrackingRefBased/>
  <w15:docId w15:val="{CF6F978D-D4C9-408A-9C13-BC103E934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75F2D"/>
    <w:pPr>
      <w:widowControl w:val="0"/>
      <w:wordWrap w:val="0"/>
      <w:autoSpaceDE w:val="0"/>
      <w:autoSpaceDN w:val="0"/>
      <w:spacing w:line="25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375F2D"/>
    <w:rPr>
      <w:color w:val="0563C1" w:themeColor="hyperlink"/>
      <w:u w:val="single"/>
    </w:rPr>
  </w:style>
  <w:style w:type="character" w:styleId="a4">
    <w:name w:val="FollowedHyperlink"/>
    <w:basedOn w:val="a0"/>
    <w:uiPriority w:val="99"/>
    <w:semiHidden/>
    <w:unhideWhenUsed/>
    <w:rsid w:val="00375F2D"/>
    <w:rPr>
      <w:color w:val="954F72" w:themeColor="followedHyperlink"/>
      <w:u w:val="single"/>
    </w:rPr>
  </w:style>
  <w:style w:type="paragraph" w:styleId="a5">
    <w:name w:val="footnote text"/>
    <w:basedOn w:val="a"/>
    <w:link w:val="Char"/>
    <w:uiPriority w:val="99"/>
    <w:semiHidden/>
    <w:unhideWhenUsed/>
    <w:rsid w:val="00375F2D"/>
    <w:pPr>
      <w:snapToGrid w:val="0"/>
      <w:jc w:val="left"/>
    </w:pPr>
  </w:style>
  <w:style w:type="character" w:customStyle="1" w:styleId="Char">
    <w:name w:val="각주 텍스트 Char"/>
    <w:basedOn w:val="a0"/>
    <w:link w:val="a5"/>
    <w:uiPriority w:val="99"/>
    <w:semiHidden/>
    <w:rsid w:val="00375F2D"/>
  </w:style>
  <w:style w:type="paragraph" w:styleId="a6">
    <w:name w:val="annotation text"/>
    <w:basedOn w:val="a"/>
    <w:link w:val="Char0"/>
    <w:uiPriority w:val="99"/>
    <w:unhideWhenUsed/>
    <w:rsid w:val="00375F2D"/>
    <w:pPr>
      <w:spacing w:line="240" w:lineRule="auto"/>
    </w:pPr>
    <w:rPr>
      <w:szCs w:val="20"/>
    </w:rPr>
  </w:style>
  <w:style w:type="character" w:customStyle="1" w:styleId="Char0">
    <w:name w:val="메모 텍스트 Char"/>
    <w:basedOn w:val="a0"/>
    <w:link w:val="a6"/>
    <w:uiPriority w:val="99"/>
    <w:rsid w:val="00375F2D"/>
    <w:rPr>
      <w:szCs w:val="20"/>
    </w:rPr>
  </w:style>
  <w:style w:type="paragraph" w:styleId="a7">
    <w:name w:val="header"/>
    <w:basedOn w:val="a"/>
    <w:link w:val="Char1"/>
    <w:uiPriority w:val="99"/>
    <w:unhideWhenUsed/>
    <w:rsid w:val="00375F2D"/>
    <w:pPr>
      <w:tabs>
        <w:tab w:val="center" w:pos="4513"/>
        <w:tab w:val="right" w:pos="9026"/>
      </w:tabs>
      <w:snapToGrid w:val="0"/>
    </w:pPr>
  </w:style>
  <w:style w:type="character" w:customStyle="1" w:styleId="Char1">
    <w:name w:val="머리글 Char"/>
    <w:basedOn w:val="a0"/>
    <w:link w:val="a7"/>
    <w:uiPriority w:val="99"/>
    <w:rsid w:val="00375F2D"/>
  </w:style>
  <w:style w:type="paragraph" w:styleId="a8">
    <w:name w:val="footer"/>
    <w:basedOn w:val="a"/>
    <w:link w:val="Char2"/>
    <w:uiPriority w:val="99"/>
    <w:unhideWhenUsed/>
    <w:rsid w:val="00375F2D"/>
    <w:pPr>
      <w:tabs>
        <w:tab w:val="center" w:pos="4513"/>
        <w:tab w:val="right" w:pos="9026"/>
      </w:tabs>
      <w:snapToGrid w:val="0"/>
    </w:pPr>
  </w:style>
  <w:style w:type="character" w:customStyle="1" w:styleId="Char2">
    <w:name w:val="바닥글 Char"/>
    <w:basedOn w:val="a0"/>
    <w:link w:val="a8"/>
    <w:uiPriority w:val="99"/>
    <w:rsid w:val="00375F2D"/>
  </w:style>
  <w:style w:type="paragraph" w:styleId="a9">
    <w:name w:val="caption"/>
    <w:basedOn w:val="a"/>
    <w:next w:val="a"/>
    <w:uiPriority w:val="35"/>
    <w:unhideWhenUsed/>
    <w:qFormat/>
    <w:rsid w:val="00375F2D"/>
    <w:rPr>
      <w:b/>
      <w:bCs/>
      <w:szCs w:val="20"/>
    </w:rPr>
  </w:style>
  <w:style w:type="paragraph" w:styleId="aa">
    <w:name w:val="annotation subject"/>
    <w:basedOn w:val="a6"/>
    <w:next w:val="a6"/>
    <w:link w:val="Char3"/>
    <w:uiPriority w:val="99"/>
    <w:semiHidden/>
    <w:unhideWhenUsed/>
    <w:rsid w:val="00375F2D"/>
    <w:rPr>
      <w:b/>
      <w:bCs/>
    </w:rPr>
  </w:style>
  <w:style w:type="character" w:customStyle="1" w:styleId="Char3">
    <w:name w:val="메모 주제 Char"/>
    <w:basedOn w:val="Char0"/>
    <w:link w:val="aa"/>
    <w:uiPriority w:val="99"/>
    <w:semiHidden/>
    <w:rsid w:val="00375F2D"/>
    <w:rPr>
      <w:b/>
      <w:bCs/>
      <w:szCs w:val="20"/>
    </w:rPr>
  </w:style>
  <w:style w:type="paragraph" w:styleId="ab">
    <w:name w:val="Balloon Text"/>
    <w:basedOn w:val="a"/>
    <w:link w:val="Char4"/>
    <w:uiPriority w:val="99"/>
    <w:semiHidden/>
    <w:unhideWhenUsed/>
    <w:rsid w:val="00375F2D"/>
    <w:pPr>
      <w:spacing w:after="0" w:line="240" w:lineRule="auto"/>
    </w:pPr>
    <w:rPr>
      <w:rFonts w:asciiTheme="majorHAnsi" w:eastAsiaTheme="majorEastAsia" w:hAnsiTheme="majorHAnsi" w:cstheme="majorBidi"/>
      <w:sz w:val="18"/>
      <w:szCs w:val="18"/>
    </w:rPr>
  </w:style>
  <w:style w:type="character" w:customStyle="1" w:styleId="Char4">
    <w:name w:val="풍선 도움말 텍스트 Char"/>
    <w:basedOn w:val="a0"/>
    <w:link w:val="ab"/>
    <w:uiPriority w:val="99"/>
    <w:semiHidden/>
    <w:rsid w:val="00375F2D"/>
    <w:rPr>
      <w:rFonts w:asciiTheme="majorHAnsi" w:eastAsiaTheme="majorEastAsia" w:hAnsiTheme="majorHAnsi" w:cstheme="majorBidi"/>
      <w:sz w:val="18"/>
      <w:szCs w:val="18"/>
    </w:rPr>
  </w:style>
  <w:style w:type="paragraph" w:styleId="ac">
    <w:name w:val="Revision"/>
    <w:uiPriority w:val="99"/>
    <w:semiHidden/>
    <w:rsid w:val="00375F2D"/>
    <w:pPr>
      <w:spacing w:after="0" w:line="240" w:lineRule="auto"/>
      <w:jc w:val="left"/>
    </w:pPr>
  </w:style>
  <w:style w:type="character" w:customStyle="1" w:styleId="Char5">
    <w:name w:val="목록 단락 Char"/>
    <w:basedOn w:val="a0"/>
    <w:link w:val="ad"/>
    <w:uiPriority w:val="34"/>
    <w:locked/>
    <w:rsid w:val="00375F2D"/>
  </w:style>
  <w:style w:type="paragraph" w:styleId="ad">
    <w:name w:val="List Paragraph"/>
    <w:basedOn w:val="a"/>
    <w:link w:val="Char5"/>
    <w:uiPriority w:val="34"/>
    <w:qFormat/>
    <w:rsid w:val="00375F2D"/>
    <w:pPr>
      <w:ind w:leftChars="400" w:left="800"/>
    </w:pPr>
  </w:style>
  <w:style w:type="paragraph" w:styleId="ae">
    <w:name w:val="Bibliography"/>
    <w:basedOn w:val="a"/>
    <w:next w:val="a"/>
    <w:uiPriority w:val="37"/>
    <w:semiHidden/>
    <w:unhideWhenUsed/>
    <w:rsid w:val="00375F2D"/>
    <w:pPr>
      <w:tabs>
        <w:tab w:val="left" w:pos="504"/>
      </w:tabs>
      <w:spacing w:after="240" w:line="240" w:lineRule="auto"/>
      <w:ind w:left="504" w:hanging="504"/>
    </w:pPr>
  </w:style>
  <w:style w:type="character" w:customStyle="1" w:styleId="EndNoteBibliographyTitleChar">
    <w:name w:val="EndNote Bibliography Title Char"/>
    <w:basedOn w:val="a0"/>
    <w:link w:val="EndNoteBibliographyTitle"/>
    <w:locked/>
    <w:rsid w:val="00375F2D"/>
    <w:rPr>
      <w:rFonts w:ascii="Times New Roman" w:eastAsia="맑은 고딕" w:hAnsi="Times New Roman" w:cs="Times New Roman"/>
      <w:noProof/>
      <w:sz w:val="24"/>
    </w:rPr>
  </w:style>
  <w:style w:type="paragraph" w:customStyle="1" w:styleId="EndNoteBibliographyTitle">
    <w:name w:val="EndNote Bibliography Title"/>
    <w:basedOn w:val="a"/>
    <w:link w:val="EndNoteBibliographyTitleChar"/>
    <w:rsid w:val="00375F2D"/>
    <w:pPr>
      <w:spacing w:after="0"/>
      <w:jc w:val="center"/>
    </w:pPr>
    <w:rPr>
      <w:rFonts w:ascii="Times New Roman" w:eastAsia="맑은 고딕" w:hAnsi="Times New Roman" w:cs="Times New Roman"/>
      <w:noProof/>
      <w:sz w:val="24"/>
    </w:rPr>
  </w:style>
  <w:style w:type="character" w:customStyle="1" w:styleId="EndNoteBibliographyChar">
    <w:name w:val="EndNote Bibliography Char"/>
    <w:basedOn w:val="a0"/>
    <w:link w:val="EndNoteBibliography"/>
    <w:locked/>
    <w:rsid w:val="00375F2D"/>
    <w:rPr>
      <w:rFonts w:ascii="Times New Roman" w:eastAsia="맑은 고딕" w:hAnsi="Times New Roman" w:cs="Times New Roman"/>
      <w:noProof/>
      <w:sz w:val="24"/>
    </w:rPr>
  </w:style>
  <w:style w:type="paragraph" w:customStyle="1" w:styleId="EndNoteBibliography">
    <w:name w:val="EndNote Bibliography"/>
    <w:basedOn w:val="a"/>
    <w:link w:val="EndNoteBibliographyChar"/>
    <w:rsid w:val="00375F2D"/>
    <w:pPr>
      <w:spacing w:line="480" w:lineRule="auto"/>
    </w:pPr>
    <w:rPr>
      <w:rFonts w:ascii="Times New Roman" w:eastAsia="맑은 고딕" w:hAnsi="Times New Roman" w:cs="Times New Roman"/>
      <w:noProof/>
      <w:sz w:val="24"/>
    </w:rPr>
  </w:style>
  <w:style w:type="paragraph" w:customStyle="1" w:styleId="af">
    <w:name w:val="바탕글"/>
    <w:basedOn w:val="a"/>
    <w:rsid w:val="00375F2D"/>
    <w:pPr>
      <w:snapToGrid w:val="0"/>
      <w:spacing w:after="0" w:line="384" w:lineRule="auto"/>
    </w:pPr>
    <w:rPr>
      <w:rFonts w:ascii="굴림" w:eastAsia="굴림" w:hAnsi="굴림" w:cs="굴림"/>
      <w:color w:val="000000"/>
      <w:kern w:val="0"/>
      <w:szCs w:val="20"/>
    </w:rPr>
  </w:style>
  <w:style w:type="paragraph" w:customStyle="1" w:styleId="MS">
    <w:name w:val="MS바탕글"/>
    <w:basedOn w:val="a"/>
    <w:rsid w:val="00375F2D"/>
    <w:pPr>
      <w:shd w:val="clear" w:color="auto" w:fill="FFFFFF"/>
      <w:snapToGrid w:val="0"/>
      <w:spacing w:after="0" w:line="384" w:lineRule="auto"/>
    </w:pPr>
    <w:rPr>
      <w:rFonts w:ascii="Times New Roman" w:eastAsia="Times New Roman" w:hAnsi="Times New Roman" w:cs="Times New Roman"/>
      <w:color w:val="000000"/>
      <w:kern w:val="0"/>
      <w:szCs w:val="20"/>
    </w:rPr>
  </w:style>
  <w:style w:type="character" w:styleId="af0">
    <w:name w:val="footnote reference"/>
    <w:basedOn w:val="a0"/>
    <w:uiPriority w:val="99"/>
    <w:semiHidden/>
    <w:unhideWhenUsed/>
    <w:rsid w:val="00375F2D"/>
    <w:rPr>
      <w:vertAlign w:val="superscript"/>
    </w:rPr>
  </w:style>
  <w:style w:type="character" w:styleId="af1">
    <w:name w:val="annotation reference"/>
    <w:basedOn w:val="a0"/>
    <w:uiPriority w:val="99"/>
    <w:semiHidden/>
    <w:unhideWhenUsed/>
    <w:rsid w:val="00375F2D"/>
    <w:rPr>
      <w:sz w:val="16"/>
      <w:szCs w:val="16"/>
    </w:rPr>
  </w:style>
  <w:style w:type="character" w:styleId="af2">
    <w:name w:val="Placeholder Text"/>
    <w:basedOn w:val="a0"/>
    <w:uiPriority w:val="99"/>
    <w:semiHidden/>
    <w:rsid w:val="00375F2D"/>
    <w:rPr>
      <w:color w:val="808080"/>
    </w:rPr>
  </w:style>
  <w:style w:type="table" w:styleId="af3">
    <w:name w:val="Table Grid"/>
    <w:basedOn w:val="a1"/>
    <w:uiPriority w:val="39"/>
    <w:rsid w:val="00375F2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4">
    <w:name w:val="Light Shading"/>
    <w:basedOn w:val="a1"/>
    <w:uiPriority w:val="60"/>
    <w:semiHidden/>
    <w:unhideWhenUsed/>
    <w:rsid w:val="00375F2D"/>
    <w:pPr>
      <w:spacing w:after="0" w:line="240" w:lineRule="auto"/>
    </w:pPr>
    <w:rPr>
      <w:color w:val="000000" w:themeColor="text1" w:themeShade="BF"/>
    </w:rPr>
    <w:tblPr>
      <w:tblStyleRowBandSize w:val="1"/>
      <w:tblStyleColBandSize w:val="1"/>
      <w:tblInd w:w="0" w:type="nil"/>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21">
    <w:name w:val="눈금 표 21"/>
    <w:basedOn w:val="a1"/>
    <w:uiPriority w:val="47"/>
    <w:rsid w:val="00375F2D"/>
    <w:pPr>
      <w:spacing w:after="0" w:line="240" w:lineRule="auto"/>
    </w:pPr>
    <w:tblPr>
      <w:tblStyleRowBandSize w:val="1"/>
      <w:tblStyleColBandSize w:val="1"/>
      <w:tblInd w:w="0" w:type="nil"/>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styleId="af5">
    <w:name w:val="line number"/>
    <w:basedOn w:val="a0"/>
    <w:uiPriority w:val="99"/>
    <w:semiHidden/>
    <w:unhideWhenUsed/>
    <w:rsid w:val="00375F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077660">
      <w:bodyDiv w:val="1"/>
      <w:marLeft w:val="0"/>
      <w:marRight w:val="0"/>
      <w:marTop w:val="0"/>
      <w:marBottom w:val="0"/>
      <w:divBdr>
        <w:top w:val="none" w:sz="0" w:space="0" w:color="auto"/>
        <w:left w:val="none" w:sz="0" w:space="0" w:color="auto"/>
        <w:bottom w:val="none" w:sz="0" w:space="0" w:color="auto"/>
        <w:right w:val="none" w:sz="0" w:space="0" w:color="auto"/>
      </w:divBdr>
    </w:div>
    <w:div w:id="730810009">
      <w:bodyDiv w:val="1"/>
      <w:marLeft w:val="0"/>
      <w:marRight w:val="0"/>
      <w:marTop w:val="0"/>
      <w:marBottom w:val="0"/>
      <w:divBdr>
        <w:top w:val="none" w:sz="0" w:space="0" w:color="auto"/>
        <w:left w:val="none" w:sz="0" w:space="0" w:color="auto"/>
        <w:bottom w:val="none" w:sz="0" w:space="0" w:color="auto"/>
        <w:right w:val="none" w:sz="0" w:space="0" w:color="auto"/>
      </w:divBdr>
    </w:div>
    <w:div w:id="1110590937">
      <w:bodyDiv w:val="1"/>
      <w:marLeft w:val="0"/>
      <w:marRight w:val="0"/>
      <w:marTop w:val="0"/>
      <w:marBottom w:val="0"/>
      <w:divBdr>
        <w:top w:val="none" w:sz="0" w:space="0" w:color="auto"/>
        <w:left w:val="none" w:sz="0" w:space="0" w:color="auto"/>
        <w:bottom w:val="none" w:sz="0" w:space="0" w:color="auto"/>
        <w:right w:val="none" w:sz="0" w:space="0" w:color="auto"/>
      </w:divBdr>
      <w:divsChild>
        <w:div w:id="1613440117">
          <w:marLeft w:val="0"/>
          <w:marRight w:val="0"/>
          <w:marTop w:val="0"/>
          <w:marBottom w:val="0"/>
          <w:divBdr>
            <w:top w:val="none" w:sz="0" w:space="0" w:color="auto"/>
            <w:left w:val="none" w:sz="0" w:space="0" w:color="auto"/>
            <w:bottom w:val="none" w:sz="0" w:space="0" w:color="auto"/>
            <w:right w:val="none" w:sz="0" w:space="0" w:color="auto"/>
          </w:divBdr>
          <w:divsChild>
            <w:div w:id="190070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750132">
      <w:bodyDiv w:val="1"/>
      <w:marLeft w:val="0"/>
      <w:marRight w:val="0"/>
      <w:marTop w:val="0"/>
      <w:marBottom w:val="0"/>
      <w:divBdr>
        <w:top w:val="none" w:sz="0" w:space="0" w:color="auto"/>
        <w:left w:val="none" w:sz="0" w:space="0" w:color="auto"/>
        <w:bottom w:val="none" w:sz="0" w:space="0" w:color="auto"/>
        <w:right w:val="none" w:sz="0" w:space="0" w:color="auto"/>
      </w:divBdr>
    </w:div>
    <w:div w:id="1361469929">
      <w:bodyDiv w:val="1"/>
      <w:marLeft w:val="0"/>
      <w:marRight w:val="0"/>
      <w:marTop w:val="0"/>
      <w:marBottom w:val="0"/>
      <w:divBdr>
        <w:top w:val="none" w:sz="0" w:space="0" w:color="auto"/>
        <w:left w:val="none" w:sz="0" w:space="0" w:color="auto"/>
        <w:bottom w:val="none" w:sz="0" w:space="0" w:color="auto"/>
        <w:right w:val="none" w:sz="0" w:space="0" w:color="auto"/>
      </w:divBdr>
      <w:divsChild>
        <w:div w:id="938833730">
          <w:marLeft w:val="0"/>
          <w:marRight w:val="0"/>
          <w:marTop w:val="0"/>
          <w:marBottom w:val="0"/>
          <w:divBdr>
            <w:top w:val="none" w:sz="0" w:space="0" w:color="auto"/>
            <w:left w:val="none" w:sz="0" w:space="0" w:color="auto"/>
            <w:bottom w:val="none" w:sz="0" w:space="0" w:color="auto"/>
            <w:right w:val="none" w:sz="0" w:space="0" w:color="auto"/>
          </w:divBdr>
          <w:divsChild>
            <w:div w:id="209199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06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image" Target="media/image102.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12" Type="http://schemas.openxmlformats.org/officeDocument/2006/relationships/image" Target="media/image97.png"/><Relationship Id="rId16" Type="http://schemas.openxmlformats.org/officeDocument/2006/relationships/image" Target="media/image1.png"/><Relationship Id="rId107" Type="http://schemas.openxmlformats.org/officeDocument/2006/relationships/image" Target="media/image92.png"/><Relationship Id="rId11" Type="http://schemas.openxmlformats.org/officeDocument/2006/relationships/diagramData" Target="diagrams/data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7.png"/><Relationship Id="rId123" Type="http://schemas.openxmlformats.org/officeDocument/2006/relationships/image" Target="media/image108.png"/><Relationship Id="rId128" Type="http://schemas.microsoft.com/office/2016/09/relationships/commentsIds" Target="commentsIds.xml"/><Relationship Id="rId5" Type="http://schemas.openxmlformats.org/officeDocument/2006/relationships/webSettings" Target="webSettings.xml"/><Relationship Id="rId90" Type="http://schemas.openxmlformats.org/officeDocument/2006/relationships/image" Target="media/image75.png"/><Relationship Id="rId95" Type="http://schemas.openxmlformats.org/officeDocument/2006/relationships/image" Target="media/image80.png"/><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113" Type="http://schemas.openxmlformats.org/officeDocument/2006/relationships/image" Target="media/image98.png"/><Relationship Id="rId118" Type="http://schemas.openxmlformats.org/officeDocument/2006/relationships/image" Target="media/image103.png"/><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diagramLayout" Target="diagrams/layout1.xml"/><Relationship Id="rId17" Type="http://schemas.openxmlformats.org/officeDocument/2006/relationships/image" Target="media/image2.png"/><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44.png"/><Relationship Id="rId103" Type="http://schemas.openxmlformats.org/officeDocument/2006/relationships/image" Target="media/image88.png"/><Relationship Id="rId108" Type="http://schemas.openxmlformats.org/officeDocument/2006/relationships/image" Target="media/image93.png"/><Relationship Id="rId124" Type="http://schemas.openxmlformats.org/officeDocument/2006/relationships/fontTable" Target="fontTable.xml"/><Relationship Id="rId54" Type="http://schemas.openxmlformats.org/officeDocument/2006/relationships/image" Target="media/image39.png"/><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image" Target="media/image13.png"/><Relationship Id="rId49" Type="http://schemas.openxmlformats.org/officeDocument/2006/relationships/image" Target="media/image34.png"/><Relationship Id="rId114" Type="http://schemas.openxmlformats.org/officeDocument/2006/relationships/image" Target="media/image99.png"/><Relationship Id="rId119" Type="http://schemas.openxmlformats.org/officeDocument/2006/relationships/image" Target="media/image104.png"/><Relationship Id="rId44" Type="http://schemas.openxmlformats.org/officeDocument/2006/relationships/image" Target="media/image29.png"/><Relationship Id="rId60" Type="http://schemas.openxmlformats.org/officeDocument/2006/relationships/image" Target="media/image45.png"/><Relationship Id="rId65" Type="http://schemas.openxmlformats.org/officeDocument/2006/relationships/image" Target="media/image50.png"/><Relationship Id="rId81" Type="http://schemas.openxmlformats.org/officeDocument/2006/relationships/image" Target="media/image66.png"/><Relationship Id="rId86" Type="http://schemas.openxmlformats.org/officeDocument/2006/relationships/image" Target="media/image71.png"/><Relationship Id="rId13" Type="http://schemas.openxmlformats.org/officeDocument/2006/relationships/diagramQuickStyle" Target="diagrams/quickStyle1.xml"/><Relationship Id="rId18" Type="http://schemas.openxmlformats.org/officeDocument/2006/relationships/image" Target="media/image3.png"/><Relationship Id="rId39" Type="http://schemas.openxmlformats.org/officeDocument/2006/relationships/image" Target="media/image24.png"/><Relationship Id="rId109" Type="http://schemas.openxmlformats.org/officeDocument/2006/relationships/image" Target="media/image9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image" Target="media/image105.png"/><Relationship Id="rId125"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image" Target="media/image95.png"/><Relationship Id="rId115" Type="http://schemas.openxmlformats.org/officeDocument/2006/relationships/image" Target="media/image100.png"/><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4.png"/><Relationship Id="rId14" Type="http://schemas.openxmlformats.org/officeDocument/2006/relationships/diagramColors" Target="diagrams/colors1.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90.png"/><Relationship Id="rId126"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image" Target="media/image106.png"/><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31.png"/><Relationship Id="rId67" Type="http://schemas.openxmlformats.org/officeDocument/2006/relationships/image" Target="media/image52.png"/><Relationship Id="rId116" Type="http://schemas.openxmlformats.org/officeDocument/2006/relationships/image" Target="media/image101.png"/><Relationship Id="rId20" Type="http://schemas.openxmlformats.org/officeDocument/2006/relationships/image" Target="media/image5.png"/><Relationship Id="rId41" Type="http://schemas.openxmlformats.org/officeDocument/2006/relationships/image" Target="media/image26.png"/><Relationship Id="rId62" Type="http://schemas.openxmlformats.org/officeDocument/2006/relationships/image" Target="media/image47.png"/><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image" Target="media/image96.png"/><Relationship Id="rId15" Type="http://schemas.microsoft.com/office/2007/relationships/diagramDrawing" Target="diagrams/drawing1.xml"/><Relationship Id="rId36" Type="http://schemas.openxmlformats.org/officeDocument/2006/relationships/image" Target="media/image21.png"/><Relationship Id="rId57" Type="http://schemas.openxmlformats.org/officeDocument/2006/relationships/image" Target="media/image42.png"/><Relationship Id="rId106" Type="http://schemas.openxmlformats.org/officeDocument/2006/relationships/image" Target="media/image91.png"/><Relationship Id="rId10" Type="http://schemas.openxmlformats.org/officeDocument/2006/relationships/footer" Target="footer1.xml"/><Relationship Id="rId31" Type="http://schemas.openxmlformats.org/officeDocument/2006/relationships/image" Target="media/image16.png"/><Relationship Id="rId52" Type="http://schemas.openxmlformats.org/officeDocument/2006/relationships/image" Target="media/image37.png"/><Relationship Id="rId73" Type="http://schemas.openxmlformats.org/officeDocument/2006/relationships/image" Target="media/image58.png"/><Relationship Id="rId78" Type="http://schemas.openxmlformats.org/officeDocument/2006/relationships/image" Target="media/image63.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7.png"/><Relationship Id="rId4" Type="http://schemas.openxmlformats.org/officeDocument/2006/relationships/settings" Target="settings.xml"/><Relationship Id="rId9" Type="http://schemas.microsoft.com/office/2011/relationships/commentsExtended" Target="commentsExtended.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0CFFAD1-CBAB-4B1B-AB96-3008C4AB80AA}" type="doc">
      <dgm:prSet loTypeId="urn:microsoft.com/office/officeart/2005/8/layout/process4" loCatId="list" qsTypeId="urn:microsoft.com/office/officeart/2005/8/quickstyle/simple1" qsCatId="simple" csTypeId="urn:microsoft.com/office/officeart/2005/8/colors/colorful2" csCatId="colorful" phldr="1"/>
      <dgm:spPr/>
      <dgm:t>
        <a:bodyPr/>
        <a:lstStyle/>
        <a:p>
          <a:pPr latinLnBrk="1"/>
          <a:endParaRPr lang="ko-KR" altLang="en-US"/>
        </a:p>
      </dgm:t>
    </dgm:pt>
    <dgm:pt modelId="{90F78F15-7E30-456A-9266-3779A35FDF77}">
      <dgm:prSet phldrT="[텍스트]"/>
      <dgm:spPr/>
      <dgm:t>
        <a:bodyPr/>
        <a:lstStyle/>
        <a:p>
          <a:pPr latinLnBrk="1"/>
          <a:r>
            <a:rPr lang="en-US" altLang="ko-KR"/>
            <a:t>Simulate Environmental Scenarios</a:t>
          </a:r>
          <a:endParaRPr lang="ko-KR" altLang="en-US"/>
        </a:p>
      </dgm:t>
    </dgm:pt>
    <dgm:pt modelId="{6CC1D79C-70F6-4866-8309-9D2127F5CF17}" type="parTrans" cxnId="{86D99743-BE52-4898-A407-A9B58E034CA9}">
      <dgm:prSet/>
      <dgm:spPr/>
      <dgm:t>
        <a:bodyPr/>
        <a:lstStyle/>
        <a:p>
          <a:pPr latinLnBrk="1"/>
          <a:endParaRPr lang="ko-KR" altLang="en-US"/>
        </a:p>
      </dgm:t>
    </dgm:pt>
    <dgm:pt modelId="{12F63263-AC73-4E6D-9D23-92C99ABC9EA1}" type="sibTrans" cxnId="{86D99743-BE52-4898-A407-A9B58E034CA9}">
      <dgm:prSet/>
      <dgm:spPr/>
      <dgm:t>
        <a:bodyPr/>
        <a:lstStyle/>
        <a:p>
          <a:pPr latinLnBrk="1"/>
          <a:endParaRPr lang="ko-KR" altLang="en-US"/>
        </a:p>
      </dgm:t>
    </dgm:pt>
    <dgm:pt modelId="{19D2E846-167C-4F84-B6B9-1EEFE9BBA631}">
      <dgm:prSet phldrT="[텍스트]" custT="1"/>
      <dgm:spPr/>
      <dgm:t>
        <a:bodyPr/>
        <a:lstStyle/>
        <a:p>
          <a:pPr latinLnBrk="1"/>
          <a:r>
            <a:rPr lang="en-US" altLang="ko-KR" sz="1050"/>
            <a:t>Generation of PM</a:t>
          </a:r>
          <a:r>
            <a:rPr lang="en-US" altLang="ko-KR" sz="1050" baseline="-25000"/>
            <a:t>10</a:t>
          </a:r>
          <a:r>
            <a:rPr lang="en-US" altLang="ko-KR" sz="1050"/>
            <a:t> exposure and LBW</a:t>
          </a:r>
          <a:endParaRPr lang="ko-KR" altLang="en-US" sz="1050"/>
        </a:p>
      </dgm:t>
    </dgm:pt>
    <dgm:pt modelId="{C7475366-D9E2-43B9-9C1F-DE9B5D2AAFBF}" type="parTrans" cxnId="{0BA747B8-C1C5-4D17-BC92-0697B1FE3E24}">
      <dgm:prSet/>
      <dgm:spPr/>
      <dgm:t>
        <a:bodyPr/>
        <a:lstStyle/>
        <a:p>
          <a:pPr latinLnBrk="1"/>
          <a:endParaRPr lang="ko-KR" altLang="en-US"/>
        </a:p>
      </dgm:t>
    </dgm:pt>
    <dgm:pt modelId="{E30ACDCE-86A0-4F49-963C-19131485C7EC}" type="sibTrans" cxnId="{0BA747B8-C1C5-4D17-BC92-0697B1FE3E24}">
      <dgm:prSet/>
      <dgm:spPr/>
      <dgm:t>
        <a:bodyPr/>
        <a:lstStyle/>
        <a:p>
          <a:pPr latinLnBrk="1"/>
          <a:endParaRPr lang="ko-KR" altLang="en-US"/>
        </a:p>
      </dgm:t>
    </dgm:pt>
    <dgm:pt modelId="{B4A350E5-FC7C-49F4-AF4D-3F4A2996933C}">
      <dgm:prSet phldrT="[텍스트]"/>
      <dgm:spPr/>
      <dgm:t>
        <a:bodyPr/>
        <a:lstStyle/>
        <a:p>
          <a:pPr latinLnBrk="1"/>
          <a:r>
            <a:rPr lang="en-US" altLang="ko-KR"/>
            <a:t>Exposure Assessment</a:t>
          </a:r>
          <a:endParaRPr lang="ko-KR" altLang="en-US"/>
        </a:p>
      </dgm:t>
    </dgm:pt>
    <dgm:pt modelId="{42703DFD-4A69-4FAB-90DB-7B4A3BEF396B}" type="parTrans" cxnId="{8D79C0D8-BC4B-4570-B307-70BB0353048E}">
      <dgm:prSet/>
      <dgm:spPr/>
      <dgm:t>
        <a:bodyPr/>
        <a:lstStyle/>
        <a:p>
          <a:pPr latinLnBrk="1"/>
          <a:endParaRPr lang="ko-KR" altLang="en-US"/>
        </a:p>
      </dgm:t>
    </dgm:pt>
    <dgm:pt modelId="{04147624-38AD-4F6F-80ED-1888C3F85D65}" type="sibTrans" cxnId="{8D79C0D8-BC4B-4570-B307-70BB0353048E}">
      <dgm:prSet/>
      <dgm:spPr/>
      <dgm:t>
        <a:bodyPr/>
        <a:lstStyle/>
        <a:p>
          <a:pPr latinLnBrk="1"/>
          <a:endParaRPr lang="ko-KR" altLang="en-US"/>
        </a:p>
      </dgm:t>
    </dgm:pt>
    <dgm:pt modelId="{D2C0FDC0-EF04-4DBA-8218-EA3F0C3387DA}">
      <dgm:prSet phldrT="[텍스트]"/>
      <dgm:spPr/>
      <dgm:t>
        <a:bodyPr/>
        <a:lstStyle/>
        <a:p>
          <a:pPr latinLnBrk="1"/>
          <a:r>
            <a:rPr lang="en-US" altLang="ko-KR"/>
            <a:t>Health Effect Estimation</a:t>
          </a:r>
          <a:endParaRPr lang="ko-KR" altLang="en-US"/>
        </a:p>
      </dgm:t>
    </dgm:pt>
    <dgm:pt modelId="{FE999417-8B05-4903-A67D-3D07D2CBBE73}" type="parTrans" cxnId="{27508F62-51AB-4C4D-8475-C94583807C88}">
      <dgm:prSet/>
      <dgm:spPr/>
      <dgm:t>
        <a:bodyPr/>
        <a:lstStyle/>
        <a:p>
          <a:pPr latinLnBrk="1"/>
          <a:endParaRPr lang="ko-KR" altLang="en-US"/>
        </a:p>
      </dgm:t>
    </dgm:pt>
    <dgm:pt modelId="{A3C00C68-5E62-4A7C-AB66-09B91D3D3750}" type="sibTrans" cxnId="{27508F62-51AB-4C4D-8475-C94583807C88}">
      <dgm:prSet/>
      <dgm:spPr/>
      <dgm:t>
        <a:bodyPr/>
        <a:lstStyle/>
        <a:p>
          <a:pPr latinLnBrk="1"/>
          <a:endParaRPr lang="ko-KR" altLang="en-US"/>
        </a:p>
      </dgm:t>
    </dgm:pt>
    <dgm:pt modelId="{9D7E4D71-C6A0-4BF1-BF47-7D56964E0FED}">
      <dgm:prSet phldrT="[텍스트]" custT="1"/>
      <dgm:spPr/>
      <dgm:t>
        <a:bodyPr/>
        <a:lstStyle/>
        <a:p>
          <a:pPr latinLnBrk="1"/>
          <a:r>
            <a:rPr lang="en-US" altLang="ko-KR" sz="1050"/>
            <a:t>True Exposure</a:t>
          </a:r>
          <a:endParaRPr lang="ko-KR" altLang="en-US" sz="1050"/>
        </a:p>
      </dgm:t>
    </dgm:pt>
    <dgm:pt modelId="{23E8AB0F-BD9B-42BC-83A4-75DB162165B3}" type="parTrans" cxnId="{A6D4D7C1-3CD8-42CE-BD42-230FC55BF42D}">
      <dgm:prSet/>
      <dgm:spPr/>
      <dgm:t>
        <a:bodyPr/>
        <a:lstStyle/>
        <a:p>
          <a:pPr latinLnBrk="1"/>
          <a:endParaRPr lang="ko-KR" altLang="en-US"/>
        </a:p>
      </dgm:t>
    </dgm:pt>
    <dgm:pt modelId="{03E16ECE-19B6-4C9C-B61D-32FF80000D13}" type="sibTrans" cxnId="{A6D4D7C1-3CD8-42CE-BD42-230FC55BF42D}">
      <dgm:prSet/>
      <dgm:spPr/>
      <dgm:t>
        <a:bodyPr/>
        <a:lstStyle/>
        <a:p>
          <a:pPr latinLnBrk="1"/>
          <a:endParaRPr lang="ko-KR" altLang="en-US"/>
        </a:p>
      </dgm:t>
    </dgm:pt>
    <dgm:pt modelId="{92AD3507-1D3C-4D83-9BD8-F487476EB01F}">
      <dgm:prSet phldrT="[텍스트]" custT="1"/>
      <dgm:spPr/>
      <dgm:t>
        <a:bodyPr/>
        <a:lstStyle/>
        <a:p>
          <a:pPr latinLnBrk="1"/>
          <a:r>
            <a:rPr lang="en-US" altLang="ko-KR" sz="1050"/>
            <a:t>Predicted, Complete address</a:t>
          </a:r>
        </a:p>
        <a:p>
          <a:pPr latinLnBrk="1"/>
          <a:r>
            <a:rPr lang="en-US" altLang="ko-KR" sz="1050"/>
            <a:t>NM, IDWA, LUR, UK</a:t>
          </a:r>
          <a:endParaRPr lang="ko-KR" altLang="en-US" sz="1050"/>
        </a:p>
      </dgm:t>
    </dgm:pt>
    <dgm:pt modelId="{3D2F7BB6-855D-4CB4-BDAF-D12E4C7D5F81}" type="parTrans" cxnId="{F918495D-18FE-4167-9CE1-AC6E18925131}">
      <dgm:prSet/>
      <dgm:spPr/>
      <dgm:t>
        <a:bodyPr/>
        <a:lstStyle/>
        <a:p>
          <a:pPr latinLnBrk="1"/>
          <a:endParaRPr lang="ko-KR" altLang="en-US"/>
        </a:p>
      </dgm:t>
    </dgm:pt>
    <dgm:pt modelId="{3DE9065A-82BC-45A6-974F-4DA6F132E927}" type="sibTrans" cxnId="{F918495D-18FE-4167-9CE1-AC6E18925131}">
      <dgm:prSet/>
      <dgm:spPr/>
      <dgm:t>
        <a:bodyPr/>
        <a:lstStyle/>
        <a:p>
          <a:pPr latinLnBrk="1"/>
          <a:endParaRPr lang="ko-KR" altLang="en-US"/>
        </a:p>
      </dgm:t>
    </dgm:pt>
    <dgm:pt modelId="{315D4BD6-26F2-4A3E-A68B-2D95CEB2C5AB}">
      <dgm:prSet phldrT="[텍스트]" custT="1"/>
      <dgm:spPr/>
      <dgm:t>
        <a:bodyPr/>
        <a:lstStyle/>
        <a:p>
          <a:pPr latinLnBrk="1"/>
          <a:r>
            <a:rPr lang="en-US" altLang="ko-KR" sz="1050"/>
            <a:t>Predicted, Incomplete address</a:t>
          </a:r>
        </a:p>
        <a:p>
          <a:pPr latinLnBrk="1"/>
          <a:r>
            <a:rPr lang="en-US" altLang="ko-KR" sz="1050"/>
            <a:t>AA, UKD, UKNA, UKCA, UKGA</a:t>
          </a:r>
          <a:endParaRPr lang="ko-KR" altLang="en-US" sz="1050"/>
        </a:p>
      </dgm:t>
    </dgm:pt>
    <dgm:pt modelId="{320E342B-9C16-4902-97F9-5558843B055D}" type="parTrans" cxnId="{0F0BC290-1800-4515-B038-AC9FAD23711D}">
      <dgm:prSet/>
      <dgm:spPr/>
      <dgm:t>
        <a:bodyPr/>
        <a:lstStyle/>
        <a:p>
          <a:pPr latinLnBrk="1"/>
          <a:endParaRPr lang="ko-KR" altLang="en-US"/>
        </a:p>
      </dgm:t>
    </dgm:pt>
    <dgm:pt modelId="{66010E46-D20E-4E8E-8D4C-D4FBD9DF772B}" type="sibTrans" cxnId="{0F0BC290-1800-4515-B038-AC9FAD23711D}">
      <dgm:prSet/>
      <dgm:spPr/>
      <dgm:t>
        <a:bodyPr/>
        <a:lstStyle/>
        <a:p>
          <a:pPr latinLnBrk="1"/>
          <a:endParaRPr lang="ko-KR" altLang="en-US"/>
        </a:p>
      </dgm:t>
    </dgm:pt>
    <dgm:pt modelId="{6407CDFA-F2D4-4EDA-9D31-279C7645A968}">
      <dgm:prSet phldrT="[텍스트]" custT="1"/>
      <dgm:spPr/>
      <dgm:t>
        <a:bodyPr/>
        <a:lstStyle/>
        <a:p>
          <a:pPr latinLnBrk="1"/>
          <a:r>
            <a:rPr lang="en-US" altLang="ko-KR" sz="1050"/>
            <a:t>Bias</a:t>
          </a:r>
          <a:endParaRPr lang="ko-KR" altLang="en-US" sz="1050"/>
        </a:p>
      </dgm:t>
    </dgm:pt>
    <dgm:pt modelId="{7C98771F-4122-444D-8C51-B6DAD891B63A}" type="parTrans" cxnId="{3E15DF79-DE91-4089-90C9-905EA1B624BE}">
      <dgm:prSet/>
      <dgm:spPr/>
      <dgm:t>
        <a:bodyPr/>
        <a:lstStyle/>
        <a:p>
          <a:pPr latinLnBrk="1"/>
          <a:endParaRPr lang="ko-KR" altLang="en-US"/>
        </a:p>
      </dgm:t>
    </dgm:pt>
    <dgm:pt modelId="{1DC49428-8E9E-444C-9C1D-B60832F8D873}" type="sibTrans" cxnId="{3E15DF79-DE91-4089-90C9-905EA1B624BE}">
      <dgm:prSet/>
      <dgm:spPr/>
      <dgm:t>
        <a:bodyPr/>
        <a:lstStyle/>
        <a:p>
          <a:pPr latinLnBrk="1"/>
          <a:endParaRPr lang="ko-KR" altLang="en-US"/>
        </a:p>
      </dgm:t>
    </dgm:pt>
    <dgm:pt modelId="{6D11D036-0BEC-4CE7-BAD5-80B6BF37DBFE}">
      <dgm:prSet phldrT="[텍스트]" custT="1"/>
      <dgm:spPr/>
      <dgm:t>
        <a:bodyPr/>
        <a:lstStyle/>
        <a:p>
          <a:pPr latinLnBrk="1"/>
          <a:r>
            <a:rPr lang="en-US" altLang="ko-KR" sz="1050"/>
            <a:t>RMSE</a:t>
          </a:r>
          <a:endParaRPr lang="ko-KR" altLang="en-US" sz="1050"/>
        </a:p>
      </dgm:t>
    </dgm:pt>
    <dgm:pt modelId="{4011E678-1AE4-4F2A-B295-45037672659E}" type="parTrans" cxnId="{B62B125A-4DCD-487E-B904-022858CA1C31}">
      <dgm:prSet/>
      <dgm:spPr/>
      <dgm:t>
        <a:bodyPr/>
        <a:lstStyle/>
        <a:p>
          <a:pPr latinLnBrk="1"/>
          <a:endParaRPr lang="ko-KR" altLang="en-US"/>
        </a:p>
      </dgm:t>
    </dgm:pt>
    <dgm:pt modelId="{84D65BB4-CDA8-4C88-A92B-81A9BCC56454}" type="sibTrans" cxnId="{B62B125A-4DCD-487E-B904-022858CA1C31}">
      <dgm:prSet/>
      <dgm:spPr/>
      <dgm:t>
        <a:bodyPr/>
        <a:lstStyle/>
        <a:p>
          <a:pPr latinLnBrk="1"/>
          <a:endParaRPr lang="ko-KR" altLang="en-US"/>
        </a:p>
      </dgm:t>
    </dgm:pt>
    <dgm:pt modelId="{F1736A7D-6837-43A6-B330-959E237D698C}">
      <dgm:prSet phldrT="[텍스트]" custT="1"/>
      <dgm:spPr/>
      <dgm:t>
        <a:bodyPr/>
        <a:lstStyle/>
        <a:p>
          <a:pPr latinLnBrk="1"/>
          <a:r>
            <a:rPr lang="en-US" altLang="ko-KR" sz="1050"/>
            <a:t>ASE</a:t>
          </a:r>
          <a:endParaRPr lang="ko-KR" altLang="en-US" sz="1050"/>
        </a:p>
      </dgm:t>
    </dgm:pt>
    <dgm:pt modelId="{1FEA43B6-01C5-41E2-9A25-492E06C280AD}" type="parTrans" cxnId="{534717ED-1610-4335-8413-D9C51AA5384E}">
      <dgm:prSet/>
      <dgm:spPr/>
      <dgm:t>
        <a:bodyPr/>
        <a:lstStyle/>
        <a:p>
          <a:pPr latinLnBrk="1"/>
          <a:endParaRPr lang="ko-KR" altLang="en-US"/>
        </a:p>
      </dgm:t>
    </dgm:pt>
    <dgm:pt modelId="{96E64366-E77D-4511-B1B4-2F387A48593A}" type="sibTrans" cxnId="{534717ED-1610-4335-8413-D9C51AA5384E}">
      <dgm:prSet/>
      <dgm:spPr/>
      <dgm:t>
        <a:bodyPr/>
        <a:lstStyle/>
        <a:p>
          <a:pPr latinLnBrk="1"/>
          <a:endParaRPr lang="ko-KR" altLang="en-US"/>
        </a:p>
      </dgm:t>
    </dgm:pt>
    <dgm:pt modelId="{4C89D49A-D3DB-44D9-B2F4-33552DA83268}">
      <dgm:prSet phldrT="[텍스트]" custT="1"/>
      <dgm:spPr/>
      <dgm:t>
        <a:bodyPr/>
        <a:lstStyle/>
        <a:p>
          <a:pPr latinLnBrk="1"/>
          <a:r>
            <a:rPr lang="en-US" altLang="ko-KR" sz="1050"/>
            <a:t>CP</a:t>
          </a:r>
          <a:endParaRPr lang="ko-KR" altLang="en-US" sz="1050"/>
        </a:p>
      </dgm:t>
    </dgm:pt>
    <dgm:pt modelId="{BC5FF4A4-D2D7-4475-83D3-D94EBC7A8911}" type="parTrans" cxnId="{F48E3545-90AA-4542-A1CF-FAA0572AD273}">
      <dgm:prSet/>
      <dgm:spPr/>
      <dgm:t>
        <a:bodyPr/>
        <a:lstStyle/>
        <a:p>
          <a:pPr latinLnBrk="1"/>
          <a:endParaRPr lang="ko-KR" altLang="en-US"/>
        </a:p>
      </dgm:t>
    </dgm:pt>
    <dgm:pt modelId="{6662A484-4232-4475-80D8-01E4A5EE2D4F}" type="sibTrans" cxnId="{F48E3545-90AA-4542-A1CF-FAA0572AD273}">
      <dgm:prSet/>
      <dgm:spPr/>
      <dgm:t>
        <a:bodyPr/>
        <a:lstStyle/>
        <a:p>
          <a:pPr latinLnBrk="1"/>
          <a:endParaRPr lang="ko-KR" altLang="en-US"/>
        </a:p>
      </dgm:t>
    </dgm:pt>
    <dgm:pt modelId="{C886FC0C-EEF8-47A3-89AE-D64901CA79AD}">
      <dgm:prSet phldrT="[텍스트]" custT="1"/>
      <dgm:spPr/>
      <dgm:t>
        <a:bodyPr/>
        <a:lstStyle/>
        <a:p>
          <a:pPr latinLnBrk="1"/>
          <a:r>
            <a:rPr lang="en-US" altLang="ko-KR" sz="1050"/>
            <a:t>TPr</a:t>
          </a:r>
          <a:endParaRPr lang="ko-KR" altLang="en-US" sz="1050"/>
        </a:p>
      </dgm:t>
    </dgm:pt>
    <dgm:pt modelId="{C72E77EE-9064-45FD-8FB5-3C5C5BCCA5A8}" type="parTrans" cxnId="{60CD6A8C-67CC-429C-99D0-F2E777879A49}">
      <dgm:prSet/>
      <dgm:spPr/>
      <dgm:t>
        <a:bodyPr/>
        <a:lstStyle/>
        <a:p>
          <a:pPr latinLnBrk="1"/>
          <a:endParaRPr lang="ko-KR" altLang="en-US"/>
        </a:p>
      </dgm:t>
    </dgm:pt>
    <dgm:pt modelId="{5528C713-CC30-4C9A-A6D4-3E88909D5949}" type="sibTrans" cxnId="{60CD6A8C-67CC-429C-99D0-F2E777879A49}">
      <dgm:prSet/>
      <dgm:spPr/>
      <dgm:t>
        <a:bodyPr/>
        <a:lstStyle/>
        <a:p>
          <a:pPr latinLnBrk="1"/>
          <a:endParaRPr lang="ko-KR" altLang="en-US"/>
        </a:p>
      </dgm:t>
    </dgm:pt>
    <dgm:pt modelId="{C1CE584E-60BB-4BE6-89BF-05870297E13F}">
      <dgm:prSet phldrT="[텍스트]" custT="1"/>
      <dgm:spPr/>
      <dgm:t>
        <a:bodyPr/>
        <a:lstStyle/>
        <a:p>
          <a:pPr latinLnBrk="1"/>
          <a:r>
            <a:rPr lang="en-US" altLang="ko-KR" sz="1050"/>
            <a:t>Residential Address Assignment</a:t>
          </a:r>
          <a:endParaRPr lang="ko-KR" altLang="en-US" sz="1050"/>
        </a:p>
      </dgm:t>
    </dgm:pt>
    <dgm:pt modelId="{FA18B5A1-724E-4815-ACCD-08CADED87081}" type="parTrans" cxnId="{385CA684-4EE0-4D0D-9466-106AAE39F75D}">
      <dgm:prSet/>
      <dgm:spPr/>
      <dgm:t>
        <a:bodyPr/>
        <a:lstStyle/>
        <a:p>
          <a:pPr latinLnBrk="1"/>
          <a:endParaRPr lang="ko-KR" altLang="en-US"/>
        </a:p>
      </dgm:t>
    </dgm:pt>
    <dgm:pt modelId="{BB65007F-2DC8-4A0C-90EC-0DE9AD9C830A}" type="sibTrans" cxnId="{385CA684-4EE0-4D0D-9466-106AAE39F75D}">
      <dgm:prSet/>
      <dgm:spPr/>
      <dgm:t>
        <a:bodyPr/>
        <a:lstStyle/>
        <a:p>
          <a:pPr latinLnBrk="1"/>
          <a:endParaRPr lang="ko-KR" altLang="en-US"/>
        </a:p>
      </dgm:t>
    </dgm:pt>
    <dgm:pt modelId="{4D497C32-71DD-4D4C-9A33-B78203113FCA}">
      <dgm:prSet phldrT="[텍스트]"/>
      <dgm:spPr/>
      <dgm:t>
        <a:bodyPr/>
        <a:lstStyle/>
        <a:p>
          <a:pPr latinLnBrk="1"/>
          <a:r>
            <a:rPr lang="en-US" altLang="ko-KR"/>
            <a:t>Data Analysis and Parameter Acquisition</a:t>
          </a:r>
          <a:endParaRPr lang="ko-KR" altLang="en-US"/>
        </a:p>
      </dgm:t>
    </dgm:pt>
    <dgm:pt modelId="{AE7A464A-F9FE-4330-9756-AE1C2E2F6B35}" type="parTrans" cxnId="{A772B4E7-2938-4F20-8690-009A296B0C1B}">
      <dgm:prSet/>
      <dgm:spPr/>
      <dgm:t>
        <a:bodyPr/>
        <a:lstStyle/>
        <a:p>
          <a:pPr latinLnBrk="1"/>
          <a:endParaRPr lang="ko-KR" altLang="en-US"/>
        </a:p>
      </dgm:t>
    </dgm:pt>
    <dgm:pt modelId="{911F253B-1A05-47C0-87A4-1C533874186A}" type="sibTrans" cxnId="{A772B4E7-2938-4F20-8690-009A296B0C1B}">
      <dgm:prSet/>
      <dgm:spPr/>
      <dgm:t>
        <a:bodyPr/>
        <a:lstStyle/>
        <a:p>
          <a:pPr latinLnBrk="1"/>
          <a:endParaRPr lang="ko-KR" altLang="en-US"/>
        </a:p>
      </dgm:t>
    </dgm:pt>
    <dgm:pt modelId="{48DFC0FA-59ED-439D-884F-460C7010C8C3}" type="pres">
      <dgm:prSet presAssocID="{10CFFAD1-CBAB-4B1B-AB96-3008C4AB80AA}" presName="Name0" presStyleCnt="0">
        <dgm:presLayoutVars>
          <dgm:dir/>
          <dgm:animLvl val="lvl"/>
          <dgm:resizeHandles val="exact"/>
        </dgm:presLayoutVars>
      </dgm:prSet>
      <dgm:spPr/>
      <dgm:t>
        <a:bodyPr/>
        <a:lstStyle/>
        <a:p>
          <a:pPr latinLnBrk="1"/>
          <a:endParaRPr lang="ko-KR" altLang="en-US"/>
        </a:p>
      </dgm:t>
    </dgm:pt>
    <dgm:pt modelId="{B15C6DAD-514D-44EA-AD00-E2B70E33324F}" type="pres">
      <dgm:prSet presAssocID="{D2C0FDC0-EF04-4DBA-8218-EA3F0C3387DA}" presName="boxAndChildren" presStyleCnt="0"/>
      <dgm:spPr/>
    </dgm:pt>
    <dgm:pt modelId="{6DDF5EC2-5365-4981-8D5B-999BB31B7E85}" type="pres">
      <dgm:prSet presAssocID="{D2C0FDC0-EF04-4DBA-8218-EA3F0C3387DA}" presName="parentTextBox" presStyleLbl="node1" presStyleIdx="0" presStyleCnt="4"/>
      <dgm:spPr/>
      <dgm:t>
        <a:bodyPr/>
        <a:lstStyle/>
        <a:p>
          <a:pPr latinLnBrk="1"/>
          <a:endParaRPr lang="ko-KR" altLang="en-US"/>
        </a:p>
      </dgm:t>
    </dgm:pt>
    <dgm:pt modelId="{63715E6F-BE3B-49A3-8874-CD8ECF14245A}" type="pres">
      <dgm:prSet presAssocID="{D2C0FDC0-EF04-4DBA-8218-EA3F0C3387DA}" presName="entireBox" presStyleLbl="node1" presStyleIdx="0" presStyleCnt="4"/>
      <dgm:spPr/>
      <dgm:t>
        <a:bodyPr/>
        <a:lstStyle/>
        <a:p>
          <a:pPr latinLnBrk="1"/>
          <a:endParaRPr lang="ko-KR" altLang="en-US"/>
        </a:p>
      </dgm:t>
    </dgm:pt>
    <dgm:pt modelId="{E1341471-C7FE-4D04-A16C-F54BD925FCC4}" type="pres">
      <dgm:prSet presAssocID="{D2C0FDC0-EF04-4DBA-8218-EA3F0C3387DA}" presName="descendantBox" presStyleCnt="0"/>
      <dgm:spPr/>
    </dgm:pt>
    <dgm:pt modelId="{36D2719B-1CF6-45CA-977D-F231E1465F55}" type="pres">
      <dgm:prSet presAssocID="{6407CDFA-F2D4-4EDA-9D31-279C7645A968}" presName="childTextBox" presStyleLbl="fgAccFollowNode1" presStyleIdx="0" presStyleCnt="10">
        <dgm:presLayoutVars>
          <dgm:bulletEnabled val="1"/>
        </dgm:presLayoutVars>
      </dgm:prSet>
      <dgm:spPr/>
      <dgm:t>
        <a:bodyPr/>
        <a:lstStyle/>
        <a:p>
          <a:pPr latinLnBrk="1"/>
          <a:endParaRPr lang="ko-KR" altLang="en-US"/>
        </a:p>
      </dgm:t>
    </dgm:pt>
    <dgm:pt modelId="{B2B8BAA3-9785-410E-894C-D3E4FDCF0CF7}" type="pres">
      <dgm:prSet presAssocID="{6D11D036-0BEC-4CE7-BAD5-80B6BF37DBFE}" presName="childTextBox" presStyleLbl="fgAccFollowNode1" presStyleIdx="1" presStyleCnt="10">
        <dgm:presLayoutVars>
          <dgm:bulletEnabled val="1"/>
        </dgm:presLayoutVars>
      </dgm:prSet>
      <dgm:spPr/>
      <dgm:t>
        <a:bodyPr/>
        <a:lstStyle/>
        <a:p>
          <a:pPr latinLnBrk="1"/>
          <a:endParaRPr lang="ko-KR" altLang="en-US"/>
        </a:p>
      </dgm:t>
    </dgm:pt>
    <dgm:pt modelId="{A5F16582-2E01-4CE7-886B-D2E5717273AC}" type="pres">
      <dgm:prSet presAssocID="{F1736A7D-6837-43A6-B330-959E237D698C}" presName="childTextBox" presStyleLbl="fgAccFollowNode1" presStyleIdx="2" presStyleCnt="10">
        <dgm:presLayoutVars>
          <dgm:bulletEnabled val="1"/>
        </dgm:presLayoutVars>
      </dgm:prSet>
      <dgm:spPr/>
      <dgm:t>
        <a:bodyPr/>
        <a:lstStyle/>
        <a:p>
          <a:pPr latinLnBrk="1"/>
          <a:endParaRPr lang="ko-KR" altLang="en-US"/>
        </a:p>
      </dgm:t>
    </dgm:pt>
    <dgm:pt modelId="{579CBFBC-A8CB-44F6-B331-E6432ECC758E}" type="pres">
      <dgm:prSet presAssocID="{4C89D49A-D3DB-44D9-B2F4-33552DA83268}" presName="childTextBox" presStyleLbl="fgAccFollowNode1" presStyleIdx="3" presStyleCnt="10">
        <dgm:presLayoutVars>
          <dgm:bulletEnabled val="1"/>
        </dgm:presLayoutVars>
      </dgm:prSet>
      <dgm:spPr/>
      <dgm:t>
        <a:bodyPr/>
        <a:lstStyle/>
        <a:p>
          <a:pPr latinLnBrk="1"/>
          <a:endParaRPr lang="ko-KR" altLang="en-US"/>
        </a:p>
      </dgm:t>
    </dgm:pt>
    <dgm:pt modelId="{85D73BAE-84E8-4F76-B846-881CEB40601D}" type="pres">
      <dgm:prSet presAssocID="{C886FC0C-EEF8-47A3-89AE-D64901CA79AD}" presName="childTextBox" presStyleLbl="fgAccFollowNode1" presStyleIdx="4" presStyleCnt="10" custScaleY="101369" custLinFactNeighborX="61" custLinFactNeighborY="457">
        <dgm:presLayoutVars>
          <dgm:bulletEnabled val="1"/>
        </dgm:presLayoutVars>
      </dgm:prSet>
      <dgm:spPr/>
      <dgm:t>
        <a:bodyPr/>
        <a:lstStyle/>
        <a:p>
          <a:pPr latinLnBrk="1"/>
          <a:endParaRPr lang="ko-KR" altLang="en-US"/>
        </a:p>
      </dgm:t>
    </dgm:pt>
    <dgm:pt modelId="{6885FC9E-AD53-4115-BCB0-194074DE3E5E}" type="pres">
      <dgm:prSet presAssocID="{04147624-38AD-4F6F-80ED-1888C3F85D65}" presName="sp" presStyleCnt="0"/>
      <dgm:spPr/>
    </dgm:pt>
    <dgm:pt modelId="{AB9A2AFD-CFCB-48E7-8D0D-A846651BAF05}" type="pres">
      <dgm:prSet presAssocID="{B4A350E5-FC7C-49F4-AF4D-3F4A2996933C}" presName="arrowAndChildren" presStyleCnt="0"/>
      <dgm:spPr/>
    </dgm:pt>
    <dgm:pt modelId="{AC93C18C-6464-44FE-B655-43F15EFB79AE}" type="pres">
      <dgm:prSet presAssocID="{B4A350E5-FC7C-49F4-AF4D-3F4A2996933C}" presName="parentTextArrow" presStyleLbl="node1" presStyleIdx="0" presStyleCnt="4"/>
      <dgm:spPr/>
      <dgm:t>
        <a:bodyPr/>
        <a:lstStyle/>
        <a:p>
          <a:pPr latinLnBrk="1"/>
          <a:endParaRPr lang="ko-KR" altLang="en-US"/>
        </a:p>
      </dgm:t>
    </dgm:pt>
    <dgm:pt modelId="{44288154-260D-4664-A6D8-E6836B67436F}" type="pres">
      <dgm:prSet presAssocID="{B4A350E5-FC7C-49F4-AF4D-3F4A2996933C}" presName="arrow" presStyleLbl="node1" presStyleIdx="1" presStyleCnt="4"/>
      <dgm:spPr/>
      <dgm:t>
        <a:bodyPr/>
        <a:lstStyle/>
        <a:p>
          <a:pPr latinLnBrk="1"/>
          <a:endParaRPr lang="ko-KR" altLang="en-US"/>
        </a:p>
      </dgm:t>
    </dgm:pt>
    <dgm:pt modelId="{6BAFE9EF-CD42-4322-85BE-B47AE8AB91F5}" type="pres">
      <dgm:prSet presAssocID="{B4A350E5-FC7C-49F4-AF4D-3F4A2996933C}" presName="descendantArrow" presStyleCnt="0"/>
      <dgm:spPr/>
    </dgm:pt>
    <dgm:pt modelId="{0F44220B-03FB-40A2-A322-81C720145C02}" type="pres">
      <dgm:prSet presAssocID="{9D7E4D71-C6A0-4BF1-BF47-7D56964E0FED}" presName="childTextArrow" presStyleLbl="fgAccFollowNode1" presStyleIdx="5" presStyleCnt="10">
        <dgm:presLayoutVars>
          <dgm:bulletEnabled val="1"/>
        </dgm:presLayoutVars>
      </dgm:prSet>
      <dgm:spPr/>
      <dgm:t>
        <a:bodyPr/>
        <a:lstStyle/>
        <a:p>
          <a:pPr latinLnBrk="1"/>
          <a:endParaRPr lang="ko-KR" altLang="en-US"/>
        </a:p>
      </dgm:t>
    </dgm:pt>
    <dgm:pt modelId="{B0593126-1FCA-4245-A88B-075CE93CB86F}" type="pres">
      <dgm:prSet presAssocID="{92AD3507-1D3C-4D83-9BD8-F487476EB01F}" presName="childTextArrow" presStyleLbl="fgAccFollowNode1" presStyleIdx="6" presStyleCnt="10" custScaleX="146460">
        <dgm:presLayoutVars>
          <dgm:bulletEnabled val="1"/>
        </dgm:presLayoutVars>
      </dgm:prSet>
      <dgm:spPr/>
      <dgm:t>
        <a:bodyPr/>
        <a:lstStyle/>
        <a:p>
          <a:pPr latinLnBrk="1"/>
          <a:endParaRPr lang="ko-KR" altLang="en-US"/>
        </a:p>
      </dgm:t>
    </dgm:pt>
    <dgm:pt modelId="{1D4180F2-C99A-49BB-87F6-2B861659CB90}" type="pres">
      <dgm:prSet presAssocID="{315D4BD6-26F2-4A3E-A68B-2D95CEB2C5AB}" presName="childTextArrow" presStyleLbl="fgAccFollowNode1" presStyleIdx="7" presStyleCnt="10" custScaleX="161658">
        <dgm:presLayoutVars>
          <dgm:bulletEnabled val="1"/>
        </dgm:presLayoutVars>
      </dgm:prSet>
      <dgm:spPr/>
      <dgm:t>
        <a:bodyPr/>
        <a:lstStyle/>
        <a:p>
          <a:pPr latinLnBrk="1"/>
          <a:endParaRPr lang="ko-KR" altLang="en-US"/>
        </a:p>
      </dgm:t>
    </dgm:pt>
    <dgm:pt modelId="{57167354-DAB2-4C11-AA53-023FBA2B9A4D}" type="pres">
      <dgm:prSet presAssocID="{12F63263-AC73-4E6D-9D23-92C99ABC9EA1}" presName="sp" presStyleCnt="0"/>
      <dgm:spPr/>
    </dgm:pt>
    <dgm:pt modelId="{A624E3A7-070D-4DE3-9431-A596722476ED}" type="pres">
      <dgm:prSet presAssocID="{90F78F15-7E30-456A-9266-3779A35FDF77}" presName="arrowAndChildren" presStyleCnt="0"/>
      <dgm:spPr/>
    </dgm:pt>
    <dgm:pt modelId="{3040B409-0323-4A96-8658-F1E2354F9763}" type="pres">
      <dgm:prSet presAssocID="{90F78F15-7E30-456A-9266-3779A35FDF77}" presName="parentTextArrow" presStyleLbl="node1" presStyleIdx="1" presStyleCnt="4"/>
      <dgm:spPr/>
      <dgm:t>
        <a:bodyPr/>
        <a:lstStyle/>
        <a:p>
          <a:pPr latinLnBrk="1"/>
          <a:endParaRPr lang="ko-KR" altLang="en-US"/>
        </a:p>
      </dgm:t>
    </dgm:pt>
    <dgm:pt modelId="{B10D5E90-082E-4B2D-97EB-AC8E6FD8DF4E}" type="pres">
      <dgm:prSet presAssocID="{90F78F15-7E30-456A-9266-3779A35FDF77}" presName="arrow" presStyleLbl="node1" presStyleIdx="2" presStyleCnt="4"/>
      <dgm:spPr/>
      <dgm:t>
        <a:bodyPr/>
        <a:lstStyle/>
        <a:p>
          <a:pPr latinLnBrk="1"/>
          <a:endParaRPr lang="ko-KR" altLang="en-US"/>
        </a:p>
      </dgm:t>
    </dgm:pt>
    <dgm:pt modelId="{6680354A-7B49-4258-8D52-18F5C90F0111}" type="pres">
      <dgm:prSet presAssocID="{90F78F15-7E30-456A-9266-3779A35FDF77}" presName="descendantArrow" presStyleCnt="0"/>
      <dgm:spPr/>
    </dgm:pt>
    <dgm:pt modelId="{8CDBA970-24BF-422E-A3F1-7B0F9094B28F}" type="pres">
      <dgm:prSet presAssocID="{C1CE584E-60BB-4BE6-89BF-05870297E13F}" presName="childTextArrow" presStyleLbl="fgAccFollowNode1" presStyleIdx="8" presStyleCnt="10">
        <dgm:presLayoutVars>
          <dgm:bulletEnabled val="1"/>
        </dgm:presLayoutVars>
      </dgm:prSet>
      <dgm:spPr/>
      <dgm:t>
        <a:bodyPr/>
        <a:lstStyle/>
        <a:p>
          <a:pPr latinLnBrk="1"/>
          <a:endParaRPr lang="ko-KR" altLang="en-US"/>
        </a:p>
      </dgm:t>
    </dgm:pt>
    <dgm:pt modelId="{F49FDD9A-140E-4AF0-A0F6-A55B0616327E}" type="pres">
      <dgm:prSet presAssocID="{19D2E846-167C-4F84-B6B9-1EEFE9BBA631}" presName="childTextArrow" presStyleLbl="fgAccFollowNode1" presStyleIdx="9" presStyleCnt="10">
        <dgm:presLayoutVars>
          <dgm:bulletEnabled val="1"/>
        </dgm:presLayoutVars>
      </dgm:prSet>
      <dgm:spPr/>
      <dgm:t>
        <a:bodyPr/>
        <a:lstStyle/>
        <a:p>
          <a:pPr latinLnBrk="1"/>
          <a:endParaRPr lang="ko-KR" altLang="en-US"/>
        </a:p>
      </dgm:t>
    </dgm:pt>
    <dgm:pt modelId="{E515C715-A934-4DA5-9B46-ED9C325595D1}" type="pres">
      <dgm:prSet presAssocID="{911F253B-1A05-47C0-87A4-1C533874186A}" presName="sp" presStyleCnt="0"/>
      <dgm:spPr/>
    </dgm:pt>
    <dgm:pt modelId="{506634B0-214F-400F-AB9C-6B64C4819F84}" type="pres">
      <dgm:prSet presAssocID="{4D497C32-71DD-4D4C-9A33-B78203113FCA}" presName="arrowAndChildren" presStyleCnt="0"/>
      <dgm:spPr/>
    </dgm:pt>
    <dgm:pt modelId="{2DA6327F-691F-423A-A147-6E0EE8D8FD57}" type="pres">
      <dgm:prSet presAssocID="{4D497C32-71DD-4D4C-9A33-B78203113FCA}" presName="parentTextArrow" presStyleLbl="node1" presStyleIdx="3" presStyleCnt="4" custScaleY="79099"/>
      <dgm:spPr/>
      <dgm:t>
        <a:bodyPr/>
        <a:lstStyle/>
        <a:p>
          <a:pPr latinLnBrk="1"/>
          <a:endParaRPr lang="ko-KR" altLang="en-US"/>
        </a:p>
      </dgm:t>
    </dgm:pt>
  </dgm:ptLst>
  <dgm:cxnLst>
    <dgm:cxn modelId="{385CA684-4EE0-4D0D-9466-106AAE39F75D}" srcId="{90F78F15-7E30-456A-9266-3779A35FDF77}" destId="{C1CE584E-60BB-4BE6-89BF-05870297E13F}" srcOrd="0" destOrd="0" parTransId="{FA18B5A1-724E-4815-ACCD-08CADED87081}" sibTransId="{BB65007F-2DC8-4A0C-90EC-0DE9AD9C830A}"/>
    <dgm:cxn modelId="{86D99743-BE52-4898-A407-A9B58E034CA9}" srcId="{10CFFAD1-CBAB-4B1B-AB96-3008C4AB80AA}" destId="{90F78F15-7E30-456A-9266-3779A35FDF77}" srcOrd="1" destOrd="0" parTransId="{6CC1D79C-70F6-4866-8309-9D2127F5CF17}" sibTransId="{12F63263-AC73-4E6D-9D23-92C99ABC9EA1}"/>
    <dgm:cxn modelId="{479F017B-9314-42DB-ADC0-4BA0025170A5}" type="presOf" srcId="{4C89D49A-D3DB-44D9-B2F4-33552DA83268}" destId="{579CBFBC-A8CB-44F6-B331-E6432ECC758E}" srcOrd="0" destOrd="0" presId="urn:microsoft.com/office/officeart/2005/8/layout/process4"/>
    <dgm:cxn modelId="{534717ED-1610-4335-8413-D9C51AA5384E}" srcId="{D2C0FDC0-EF04-4DBA-8218-EA3F0C3387DA}" destId="{F1736A7D-6837-43A6-B330-959E237D698C}" srcOrd="2" destOrd="0" parTransId="{1FEA43B6-01C5-41E2-9A25-492E06C280AD}" sibTransId="{96E64366-E77D-4511-B1B4-2F387A48593A}"/>
    <dgm:cxn modelId="{2DA1D7A5-F271-4812-8795-35B6AFAEE2E7}" type="presOf" srcId="{B4A350E5-FC7C-49F4-AF4D-3F4A2996933C}" destId="{44288154-260D-4664-A6D8-E6836B67436F}" srcOrd="1" destOrd="0" presId="urn:microsoft.com/office/officeart/2005/8/layout/process4"/>
    <dgm:cxn modelId="{411CB12C-71D5-46D1-BFF3-42808E132155}" type="presOf" srcId="{19D2E846-167C-4F84-B6B9-1EEFE9BBA631}" destId="{F49FDD9A-140E-4AF0-A0F6-A55B0616327E}" srcOrd="0" destOrd="0" presId="urn:microsoft.com/office/officeart/2005/8/layout/process4"/>
    <dgm:cxn modelId="{7F0A5D74-0A09-41C8-8FF0-85009AAB9ABC}" type="presOf" srcId="{D2C0FDC0-EF04-4DBA-8218-EA3F0C3387DA}" destId="{6DDF5EC2-5365-4981-8D5B-999BB31B7E85}" srcOrd="0" destOrd="0" presId="urn:microsoft.com/office/officeart/2005/8/layout/process4"/>
    <dgm:cxn modelId="{27508F62-51AB-4C4D-8475-C94583807C88}" srcId="{10CFFAD1-CBAB-4B1B-AB96-3008C4AB80AA}" destId="{D2C0FDC0-EF04-4DBA-8218-EA3F0C3387DA}" srcOrd="3" destOrd="0" parTransId="{FE999417-8B05-4903-A67D-3D07D2CBBE73}" sibTransId="{A3C00C68-5E62-4A7C-AB66-09B91D3D3750}"/>
    <dgm:cxn modelId="{0F0BC290-1800-4515-B038-AC9FAD23711D}" srcId="{B4A350E5-FC7C-49F4-AF4D-3F4A2996933C}" destId="{315D4BD6-26F2-4A3E-A68B-2D95CEB2C5AB}" srcOrd="2" destOrd="0" parTransId="{320E342B-9C16-4902-97F9-5558843B055D}" sibTransId="{66010E46-D20E-4E8E-8D4C-D4FBD9DF772B}"/>
    <dgm:cxn modelId="{60CD6A8C-67CC-429C-99D0-F2E777879A49}" srcId="{D2C0FDC0-EF04-4DBA-8218-EA3F0C3387DA}" destId="{C886FC0C-EEF8-47A3-89AE-D64901CA79AD}" srcOrd="4" destOrd="0" parTransId="{C72E77EE-9064-45FD-8FB5-3C5C5BCCA5A8}" sibTransId="{5528C713-CC30-4C9A-A6D4-3E88909D5949}"/>
    <dgm:cxn modelId="{1A780D06-ECC9-4903-BF09-0C225CB8C76E}" type="presOf" srcId="{C1CE584E-60BB-4BE6-89BF-05870297E13F}" destId="{8CDBA970-24BF-422E-A3F1-7B0F9094B28F}" srcOrd="0" destOrd="0" presId="urn:microsoft.com/office/officeart/2005/8/layout/process4"/>
    <dgm:cxn modelId="{3E15DF79-DE91-4089-90C9-905EA1B624BE}" srcId="{D2C0FDC0-EF04-4DBA-8218-EA3F0C3387DA}" destId="{6407CDFA-F2D4-4EDA-9D31-279C7645A968}" srcOrd="0" destOrd="0" parTransId="{7C98771F-4122-444D-8C51-B6DAD891B63A}" sibTransId="{1DC49428-8E9E-444C-9C1D-B60832F8D873}"/>
    <dgm:cxn modelId="{D6FD2182-1D8C-4DC4-9A8D-4ACDDB082DA8}" type="presOf" srcId="{6D11D036-0BEC-4CE7-BAD5-80B6BF37DBFE}" destId="{B2B8BAA3-9785-410E-894C-D3E4FDCF0CF7}" srcOrd="0" destOrd="0" presId="urn:microsoft.com/office/officeart/2005/8/layout/process4"/>
    <dgm:cxn modelId="{99EE2779-5F14-40C6-8EE6-09F78E070336}" type="presOf" srcId="{F1736A7D-6837-43A6-B330-959E237D698C}" destId="{A5F16582-2E01-4CE7-886B-D2E5717273AC}" srcOrd="0" destOrd="0" presId="urn:microsoft.com/office/officeart/2005/8/layout/process4"/>
    <dgm:cxn modelId="{A3D817E0-7087-4E46-9C25-CAD0A7D6186E}" type="presOf" srcId="{9D7E4D71-C6A0-4BF1-BF47-7D56964E0FED}" destId="{0F44220B-03FB-40A2-A322-81C720145C02}" srcOrd="0" destOrd="0" presId="urn:microsoft.com/office/officeart/2005/8/layout/process4"/>
    <dgm:cxn modelId="{F48E3545-90AA-4542-A1CF-FAA0572AD273}" srcId="{D2C0FDC0-EF04-4DBA-8218-EA3F0C3387DA}" destId="{4C89D49A-D3DB-44D9-B2F4-33552DA83268}" srcOrd="3" destOrd="0" parTransId="{BC5FF4A4-D2D7-4475-83D3-D94EBC7A8911}" sibTransId="{6662A484-4232-4475-80D8-01E4A5EE2D4F}"/>
    <dgm:cxn modelId="{4BBD479B-0D84-489C-89A8-C90CF2438F16}" type="presOf" srcId="{6407CDFA-F2D4-4EDA-9D31-279C7645A968}" destId="{36D2719B-1CF6-45CA-977D-F231E1465F55}" srcOrd="0" destOrd="0" presId="urn:microsoft.com/office/officeart/2005/8/layout/process4"/>
    <dgm:cxn modelId="{265A842F-CB5D-4562-BE56-43172F487FB0}" type="presOf" srcId="{C886FC0C-EEF8-47A3-89AE-D64901CA79AD}" destId="{85D73BAE-84E8-4F76-B846-881CEB40601D}" srcOrd="0" destOrd="0" presId="urn:microsoft.com/office/officeart/2005/8/layout/process4"/>
    <dgm:cxn modelId="{A6D4D7C1-3CD8-42CE-BD42-230FC55BF42D}" srcId="{B4A350E5-FC7C-49F4-AF4D-3F4A2996933C}" destId="{9D7E4D71-C6A0-4BF1-BF47-7D56964E0FED}" srcOrd="0" destOrd="0" parTransId="{23E8AB0F-BD9B-42BC-83A4-75DB162165B3}" sibTransId="{03E16ECE-19B6-4C9C-B61D-32FF80000D13}"/>
    <dgm:cxn modelId="{A772B4E7-2938-4F20-8690-009A296B0C1B}" srcId="{10CFFAD1-CBAB-4B1B-AB96-3008C4AB80AA}" destId="{4D497C32-71DD-4D4C-9A33-B78203113FCA}" srcOrd="0" destOrd="0" parTransId="{AE7A464A-F9FE-4330-9756-AE1C2E2F6B35}" sibTransId="{911F253B-1A05-47C0-87A4-1C533874186A}"/>
    <dgm:cxn modelId="{9CE83F0C-4BA0-464B-92B7-63FF877A897A}" type="presOf" srcId="{90F78F15-7E30-456A-9266-3779A35FDF77}" destId="{B10D5E90-082E-4B2D-97EB-AC8E6FD8DF4E}" srcOrd="1" destOrd="0" presId="urn:microsoft.com/office/officeart/2005/8/layout/process4"/>
    <dgm:cxn modelId="{0779BB23-832A-44C6-AB3B-F0D4D352CD02}" type="presOf" srcId="{B4A350E5-FC7C-49F4-AF4D-3F4A2996933C}" destId="{AC93C18C-6464-44FE-B655-43F15EFB79AE}" srcOrd="0" destOrd="0" presId="urn:microsoft.com/office/officeart/2005/8/layout/process4"/>
    <dgm:cxn modelId="{8D79C0D8-BC4B-4570-B307-70BB0353048E}" srcId="{10CFFAD1-CBAB-4B1B-AB96-3008C4AB80AA}" destId="{B4A350E5-FC7C-49F4-AF4D-3F4A2996933C}" srcOrd="2" destOrd="0" parTransId="{42703DFD-4A69-4FAB-90DB-7B4A3BEF396B}" sibTransId="{04147624-38AD-4F6F-80ED-1888C3F85D65}"/>
    <dgm:cxn modelId="{0BA747B8-C1C5-4D17-BC92-0697B1FE3E24}" srcId="{90F78F15-7E30-456A-9266-3779A35FDF77}" destId="{19D2E846-167C-4F84-B6B9-1EEFE9BBA631}" srcOrd="1" destOrd="0" parTransId="{C7475366-D9E2-43B9-9C1F-DE9B5D2AAFBF}" sibTransId="{E30ACDCE-86A0-4F49-963C-19131485C7EC}"/>
    <dgm:cxn modelId="{B62B125A-4DCD-487E-B904-022858CA1C31}" srcId="{D2C0FDC0-EF04-4DBA-8218-EA3F0C3387DA}" destId="{6D11D036-0BEC-4CE7-BAD5-80B6BF37DBFE}" srcOrd="1" destOrd="0" parTransId="{4011E678-1AE4-4F2A-B295-45037672659E}" sibTransId="{84D65BB4-CDA8-4C88-A92B-81A9BCC56454}"/>
    <dgm:cxn modelId="{B2C3BFA7-B762-44B8-84A8-F5F5847A218F}" type="presOf" srcId="{4D497C32-71DD-4D4C-9A33-B78203113FCA}" destId="{2DA6327F-691F-423A-A147-6E0EE8D8FD57}" srcOrd="0" destOrd="0" presId="urn:microsoft.com/office/officeart/2005/8/layout/process4"/>
    <dgm:cxn modelId="{A26054F3-3673-453B-97DC-58F4CEDE2A87}" type="presOf" srcId="{315D4BD6-26F2-4A3E-A68B-2D95CEB2C5AB}" destId="{1D4180F2-C99A-49BB-87F6-2B861659CB90}" srcOrd="0" destOrd="0" presId="urn:microsoft.com/office/officeart/2005/8/layout/process4"/>
    <dgm:cxn modelId="{29CE14A9-46BA-45C3-9575-62BB80E9216D}" type="presOf" srcId="{90F78F15-7E30-456A-9266-3779A35FDF77}" destId="{3040B409-0323-4A96-8658-F1E2354F9763}" srcOrd="0" destOrd="0" presId="urn:microsoft.com/office/officeart/2005/8/layout/process4"/>
    <dgm:cxn modelId="{74A18DC6-0B6E-4463-8D78-033D04EE0D6D}" type="presOf" srcId="{10CFFAD1-CBAB-4B1B-AB96-3008C4AB80AA}" destId="{48DFC0FA-59ED-439D-884F-460C7010C8C3}" srcOrd="0" destOrd="0" presId="urn:microsoft.com/office/officeart/2005/8/layout/process4"/>
    <dgm:cxn modelId="{AC650BEC-1BAE-4D30-9D89-B202A790F964}" type="presOf" srcId="{92AD3507-1D3C-4D83-9BD8-F487476EB01F}" destId="{B0593126-1FCA-4245-A88B-075CE93CB86F}" srcOrd="0" destOrd="0" presId="urn:microsoft.com/office/officeart/2005/8/layout/process4"/>
    <dgm:cxn modelId="{612E21B8-39CF-4DB4-B6B2-46B0241682A8}" type="presOf" srcId="{D2C0FDC0-EF04-4DBA-8218-EA3F0C3387DA}" destId="{63715E6F-BE3B-49A3-8874-CD8ECF14245A}" srcOrd="1" destOrd="0" presId="urn:microsoft.com/office/officeart/2005/8/layout/process4"/>
    <dgm:cxn modelId="{F918495D-18FE-4167-9CE1-AC6E18925131}" srcId="{B4A350E5-FC7C-49F4-AF4D-3F4A2996933C}" destId="{92AD3507-1D3C-4D83-9BD8-F487476EB01F}" srcOrd="1" destOrd="0" parTransId="{3D2F7BB6-855D-4CB4-BDAF-D12E4C7D5F81}" sibTransId="{3DE9065A-82BC-45A6-974F-4DA6F132E927}"/>
    <dgm:cxn modelId="{8651EC8A-32B3-452B-9EBC-CFF3DBB3B028}" type="presParOf" srcId="{48DFC0FA-59ED-439D-884F-460C7010C8C3}" destId="{B15C6DAD-514D-44EA-AD00-E2B70E33324F}" srcOrd="0" destOrd="0" presId="urn:microsoft.com/office/officeart/2005/8/layout/process4"/>
    <dgm:cxn modelId="{88EC7B16-F3C4-45CC-A646-F74662EDD16C}" type="presParOf" srcId="{B15C6DAD-514D-44EA-AD00-E2B70E33324F}" destId="{6DDF5EC2-5365-4981-8D5B-999BB31B7E85}" srcOrd="0" destOrd="0" presId="urn:microsoft.com/office/officeart/2005/8/layout/process4"/>
    <dgm:cxn modelId="{D91CAA36-790E-4EDB-A115-10FE05DFEF08}" type="presParOf" srcId="{B15C6DAD-514D-44EA-AD00-E2B70E33324F}" destId="{63715E6F-BE3B-49A3-8874-CD8ECF14245A}" srcOrd="1" destOrd="0" presId="urn:microsoft.com/office/officeart/2005/8/layout/process4"/>
    <dgm:cxn modelId="{25127AA1-1283-4E30-B2A8-F69C29CADAD8}" type="presParOf" srcId="{B15C6DAD-514D-44EA-AD00-E2B70E33324F}" destId="{E1341471-C7FE-4D04-A16C-F54BD925FCC4}" srcOrd="2" destOrd="0" presId="urn:microsoft.com/office/officeart/2005/8/layout/process4"/>
    <dgm:cxn modelId="{BFA6B293-5B20-43D7-879C-10FB55154889}" type="presParOf" srcId="{E1341471-C7FE-4D04-A16C-F54BD925FCC4}" destId="{36D2719B-1CF6-45CA-977D-F231E1465F55}" srcOrd="0" destOrd="0" presId="urn:microsoft.com/office/officeart/2005/8/layout/process4"/>
    <dgm:cxn modelId="{F3AD1720-1E02-4F2B-9E22-B72FDF3C8FBA}" type="presParOf" srcId="{E1341471-C7FE-4D04-A16C-F54BD925FCC4}" destId="{B2B8BAA3-9785-410E-894C-D3E4FDCF0CF7}" srcOrd="1" destOrd="0" presId="urn:microsoft.com/office/officeart/2005/8/layout/process4"/>
    <dgm:cxn modelId="{D4048BD1-C7C3-49BC-B94E-F536122C1BB7}" type="presParOf" srcId="{E1341471-C7FE-4D04-A16C-F54BD925FCC4}" destId="{A5F16582-2E01-4CE7-886B-D2E5717273AC}" srcOrd="2" destOrd="0" presId="urn:microsoft.com/office/officeart/2005/8/layout/process4"/>
    <dgm:cxn modelId="{444AFB96-ED97-48CA-B2DA-C9CC7B1FC352}" type="presParOf" srcId="{E1341471-C7FE-4D04-A16C-F54BD925FCC4}" destId="{579CBFBC-A8CB-44F6-B331-E6432ECC758E}" srcOrd="3" destOrd="0" presId="urn:microsoft.com/office/officeart/2005/8/layout/process4"/>
    <dgm:cxn modelId="{91934175-9010-485C-AE25-D19F3E9DB784}" type="presParOf" srcId="{E1341471-C7FE-4D04-A16C-F54BD925FCC4}" destId="{85D73BAE-84E8-4F76-B846-881CEB40601D}" srcOrd="4" destOrd="0" presId="urn:microsoft.com/office/officeart/2005/8/layout/process4"/>
    <dgm:cxn modelId="{60FA3AFF-F063-4DC0-93EE-077F480BDB0A}" type="presParOf" srcId="{48DFC0FA-59ED-439D-884F-460C7010C8C3}" destId="{6885FC9E-AD53-4115-BCB0-194074DE3E5E}" srcOrd="1" destOrd="0" presId="urn:microsoft.com/office/officeart/2005/8/layout/process4"/>
    <dgm:cxn modelId="{DAC2BBC6-470E-421F-91CE-739F0B89F5F2}" type="presParOf" srcId="{48DFC0FA-59ED-439D-884F-460C7010C8C3}" destId="{AB9A2AFD-CFCB-48E7-8D0D-A846651BAF05}" srcOrd="2" destOrd="0" presId="urn:microsoft.com/office/officeart/2005/8/layout/process4"/>
    <dgm:cxn modelId="{7517DB5D-8DA0-4948-849B-47E18DE88835}" type="presParOf" srcId="{AB9A2AFD-CFCB-48E7-8D0D-A846651BAF05}" destId="{AC93C18C-6464-44FE-B655-43F15EFB79AE}" srcOrd="0" destOrd="0" presId="urn:microsoft.com/office/officeart/2005/8/layout/process4"/>
    <dgm:cxn modelId="{01DD6877-0D18-402F-B82F-097A20A46F6B}" type="presParOf" srcId="{AB9A2AFD-CFCB-48E7-8D0D-A846651BAF05}" destId="{44288154-260D-4664-A6D8-E6836B67436F}" srcOrd="1" destOrd="0" presId="urn:microsoft.com/office/officeart/2005/8/layout/process4"/>
    <dgm:cxn modelId="{C3A6DC13-AA1C-4D6B-8AC0-ECEB825DE229}" type="presParOf" srcId="{AB9A2AFD-CFCB-48E7-8D0D-A846651BAF05}" destId="{6BAFE9EF-CD42-4322-85BE-B47AE8AB91F5}" srcOrd="2" destOrd="0" presId="urn:microsoft.com/office/officeart/2005/8/layout/process4"/>
    <dgm:cxn modelId="{78C2D693-D124-4CA2-A65F-39F6D3A358F3}" type="presParOf" srcId="{6BAFE9EF-CD42-4322-85BE-B47AE8AB91F5}" destId="{0F44220B-03FB-40A2-A322-81C720145C02}" srcOrd="0" destOrd="0" presId="urn:microsoft.com/office/officeart/2005/8/layout/process4"/>
    <dgm:cxn modelId="{720A8E97-B382-4F0C-A66E-782F73DD7311}" type="presParOf" srcId="{6BAFE9EF-CD42-4322-85BE-B47AE8AB91F5}" destId="{B0593126-1FCA-4245-A88B-075CE93CB86F}" srcOrd="1" destOrd="0" presId="urn:microsoft.com/office/officeart/2005/8/layout/process4"/>
    <dgm:cxn modelId="{528F4B93-607C-4D03-8EA4-FE2AC2D1DCA5}" type="presParOf" srcId="{6BAFE9EF-CD42-4322-85BE-B47AE8AB91F5}" destId="{1D4180F2-C99A-49BB-87F6-2B861659CB90}" srcOrd="2" destOrd="0" presId="urn:microsoft.com/office/officeart/2005/8/layout/process4"/>
    <dgm:cxn modelId="{C713A892-D325-477D-BD46-D025E68F6A03}" type="presParOf" srcId="{48DFC0FA-59ED-439D-884F-460C7010C8C3}" destId="{57167354-DAB2-4C11-AA53-023FBA2B9A4D}" srcOrd="3" destOrd="0" presId="urn:microsoft.com/office/officeart/2005/8/layout/process4"/>
    <dgm:cxn modelId="{F9D1DF97-A173-4144-A761-2095D6DD80AA}" type="presParOf" srcId="{48DFC0FA-59ED-439D-884F-460C7010C8C3}" destId="{A624E3A7-070D-4DE3-9431-A596722476ED}" srcOrd="4" destOrd="0" presId="urn:microsoft.com/office/officeart/2005/8/layout/process4"/>
    <dgm:cxn modelId="{0C26DE74-3707-4C12-B76E-9E626B2DAFF9}" type="presParOf" srcId="{A624E3A7-070D-4DE3-9431-A596722476ED}" destId="{3040B409-0323-4A96-8658-F1E2354F9763}" srcOrd="0" destOrd="0" presId="urn:microsoft.com/office/officeart/2005/8/layout/process4"/>
    <dgm:cxn modelId="{40B38257-A6C3-4283-B1A4-50D80FE9C088}" type="presParOf" srcId="{A624E3A7-070D-4DE3-9431-A596722476ED}" destId="{B10D5E90-082E-4B2D-97EB-AC8E6FD8DF4E}" srcOrd="1" destOrd="0" presId="urn:microsoft.com/office/officeart/2005/8/layout/process4"/>
    <dgm:cxn modelId="{DAF8F8AF-EDBF-4DCA-9650-C4793C0CB7FE}" type="presParOf" srcId="{A624E3A7-070D-4DE3-9431-A596722476ED}" destId="{6680354A-7B49-4258-8D52-18F5C90F0111}" srcOrd="2" destOrd="0" presId="urn:microsoft.com/office/officeart/2005/8/layout/process4"/>
    <dgm:cxn modelId="{6DA43F42-BCC1-4D48-B994-112D4F6C53EA}" type="presParOf" srcId="{6680354A-7B49-4258-8D52-18F5C90F0111}" destId="{8CDBA970-24BF-422E-A3F1-7B0F9094B28F}" srcOrd="0" destOrd="0" presId="urn:microsoft.com/office/officeart/2005/8/layout/process4"/>
    <dgm:cxn modelId="{6FDD8577-8C2C-4D88-9D5B-58762110F52A}" type="presParOf" srcId="{6680354A-7B49-4258-8D52-18F5C90F0111}" destId="{F49FDD9A-140E-4AF0-A0F6-A55B0616327E}" srcOrd="1" destOrd="0" presId="urn:microsoft.com/office/officeart/2005/8/layout/process4"/>
    <dgm:cxn modelId="{706A780A-823E-45B6-8061-D0576FF99511}" type="presParOf" srcId="{48DFC0FA-59ED-439D-884F-460C7010C8C3}" destId="{E515C715-A934-4DA5-9B46-ED9C325595D1}" srcOrd="5" destOrd="0" presId="urn:microsoft.com/office/officeart/2005/8/layout/process4"/>
    <dgm:cxn modelId="{E20AFD58-A453-40A6-B345-73D418117B65}" type="presParOf" srcId="{48DFC0FA-59ED-439D-884F-460C7010C8C3}" destId="{506634B0-214F-400F-AB9C-6B64C4819F84}" srcOrd="6" destOrd="0" presId="urn:microsoft.com/office/officeart/2005/8/layout/process4"/>
    <dgm:cxn modelId="{4A992928-835F-48F8-B21C-6C10F7390E3C}" type="presParOf" srcId="{506634B0-214F-400F-AB9C-6B64C4819F84}" destId="{2DA6327F-691F-423A-A147-6E0EE8D8FD57}" srcOrd="0" destOrd="0" presId="urn:microsoft.com/office/officeart/2005/8/layout/process4"/>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715E6F-BE3B-49A3-8874-CD8ECF14245A}">
      <dsp:nvSpPr>
        <dsp:cNvPr id="0" name=""/>
        <dsp:cNvSpPr/>
      </dsp:nvSpPr>
      <dsp:spPr>
        <a:xfrm>
          <a:off x="0" y="4045549"/>
          <a:ext cx="5715000" cy="95202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latinLnBrk="1">
            <a:lnSpc>
              <a:spcPct val="90000"/>
            </a:lnSpc>
            <a:spcBef>
              <a:spcPct val="0"/>
            </a:spcBef>
            <a:spcAft>
              <a:spcPct val="35000"/>
            </a:spcAft>
          </a:pPr>
          <a:r>
            <a:rPr lang="en-US" altLang="ko-KR" sz="1400" kern="1200"/>
            <a:t>Health Effect Estimation</a:t>
          </a:r>
          <a:endParaRPr lang="ko-KR" altLang="en-US" sz="1400" kern="1200"/>
        </a:p>
      </dsp:txBody>
      <dsp:txXfrm>
        <a:off x="0" y="4045549"/>
        <a:ext cx="5715000" cy="514093"/>
      </dsp:txXfrm>
    </dsp:sp>
    <dsp:sp modelId="{36D2719B-1CF6-45CA-977D-F231E1465F55}">
      <dsp:nvSpPr>
        <dsp:cNvPr id="0" name=""/>
        <dsp:cNvSpPr/>
      </dsp:nvSpPr>
      <dsp:spPr>
        <a:xfrm>
          <a:off x="697" y="4540602"/>
          <a:ext cx="1142720" cy="437931"/>
        </a:xfrm>
        <a:prstGeom prst="rect">
          <a:avLst/>
        </a:prstGeom>
        <a:solidFill>
          <a:schemeClr val="accent2">
            <a:tint val="40000"/>
            <a:alpha val="90000"/>
            <a:hueOff val="0"/>
            <a:satOff val="0"/>
            <a:lumOff val="0"/>
            <a:alphaOff val="0"/>
          </a:schemeClr>
        </a:solidFill>
        <a:ln w="12700" cap="flat" cmpd="sng" algn="ctr">
          <a:solidFill>
            <a:schemeClr val="accent2">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66725" latinLnBrk="1">
            <a:lnSpc>
              <a:spcPct val="90000"/>
            </a:lnSpc>
            <a:spcBef>
              <a:spcPct val="0"/>
            </a:spcBef>
            <a:spcAft>
              <a:spcPct val="35000"/>
            </a:spcAft>
          </a:pPr>
          <a:r>
            <a:rPr lang="en-US" altLang="ko-KR" sz="1050" kern="1200"/>
            <a:t>Bias</a:t>
          </a:r>
          <a:endParaRPr lang="ko-KR" altLang="en-US" sz="1050" kern="1200"/>
        </a:p>
      </dsp:txBody>
      <dsp:txXfrm>
        <a:off x="697" y="4540602"/>
        <a:ext cx="1142720" cy="437931"/>
      </dsp:txXfrm>
    </dsp:sp>
    <dsp:sp modelId="{B2B8BAA3-9785-410E-894C-D3E4FDCF0CF7}">
      <dsp:nvSpPr>
        <dsp:cNvPr id="0" name=""/>
        <dsp:cNvSpPr/>
      </dsp:nvSpPr>
      <dsp:spPr>
        <a:xfrm>
          <a:off x="1143418" y="4540602"/>
          <a:ext cx="1142720" cy="437931"/>
        </a:xfrm>
        <a:prstGeom prst="rect">
          <a:avLst/>
        </a:prstGeom>
        <a:solidFill>
          <a:schemeClr val="accent2">
            <a:tint val="40000"/>
            <a:alpha val="90000"/>
            <a:hueOff val="-94358"/>
            <a:satOff val="-8372"/>
            <a:lumOff val="-85"/>
            <a:alphaOff val="0"/>
          </a:schemeClr>
        </a:solidFill>
        <a:ln w="12700" cap="flat" cmpd="sng" algn="ctr">
          <a:solidFill>
            <a:schemeClr val="accent2">
              <a:tint val="40000"/>
              <a:alpha val="90000"/>
              <a:hueOff val="-94358"/>
              <a:satOff val="-8372"/>
              <a:lumOff val="-8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66725" latinLnBrk="1">
            <a:lnSpc>
              <a:spcPct val="90000"/>
            </a:lnSpc>
            <a:spcBef>
              <a:spcPct val="0"/>
            </a:spcBef>
            <a:spcAft>
              <a:spcPct val="35000"/>
            </a:spcAft>
          </a:pPr>
          <a:r>
            <a:rPr lang="en-US" altLang="ko-KR" sz="1050" kern="1200"/>
            <a:t>RMSE</a:t>
          </a:r>
          <a:endParaRPr lang="ko-KR" altLang="en-US" sz="1050" kern="1200"/>
        </a:p>
      </dsp:txBody>
      <dsp:txXfrm>
        <a:off x="1143418" y="4540602"/>
        <a:ext cx="1142720" cy="437931"/>
      </dsp:txXfrm>
    </dsp:sp>
    <dsp:sp modelId="{A5F16582-2E01-4CE7-886B-D2E5717273AC}">
      <dsp:nvSpPr>
        <dsp:cNvPr id="0" name=""/>
        <dsp:cNvSpPr/>
      </dsp:nvSpPr>
      <dsp:spPr>
        <a:xfrm>
          <a:off x="2286139" y="4540602"/>
          <a:ext cx="1142720" cy="437931"/>
        </a:xfrm>
        <a:prstGeom prst="rect">
          <a:avLst/>
        </a:prstGeom>
        <a:solidFill>
          <a:schemeClr val="accent2">
            <a:tint val="40000"/>
            <a:alpha val="90000"/>
            <a:hueOff val="-188717"/>
            <a:satOff val="-16744"/>
            <a:lumOff val="-171"/>
            <a:alphaOff val="0"/>
          </a:schemeClr>
        </a:solidFill>
        <a:ln w="12700" cap="flat" cmpd="sng" algn="ctr">
          <a:solidFill>
            <a:schemeClr val="accent2">
              <a:tint val="40000"/>
              <a:alpha val="90000"/>
              <a:hueOff val="-188717"/>
              <a:satOff val="-16744"/>
              <a:lumOff val="-171"/>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66725" latinLnBrk="1">
            <a:lnSpc>
              <a:spcPct val="90000"/>
            </a:lnSpc>
            <a:spcBef>
              <a:spcPct val="0"/>
            </a:spcBef>
            <a:spcAft>
              <a:spcPct val="35000"/>
            </a:spcAft>
          </a:pPr>
          <a:r>
            <a:rPr lang="en-US" altLang="ko-KR" sz="1050" kern="1200"/>
            <a:t>ASE</a:t>
          </a:r>
          <a:endParaRPr lang="ko-KR" altLang="en-US" sz="1050" kern="1200"/>
        </a:p>
      </dsp:txBody>
      <dsp:txXfrm>
        <a:off x="2286139" y="4540602"/>
        <a:ext cx="1142720" cy="437931"/>
      </dsp:txXfrm>
    </dsp:sp>
    <dsp:sp modelId="{579CBFBC-A8CB-44F6-B331-E6432ECC758E}">
      <dsp:nvSpPr>
        <dsp:cNvPr id="0" name=""/>
        <dsp:cNvSpPr/>
      </dsp:nvSpPr>
      <dsp:spPr>
        <a:xfrm>
          <a:off x="3428860" y="4540602"/>
          <a:ext cx="1142720" cy="437931"/>
        </a:xfrm>
        <a:prstGeom prst="rect">
          <a:avLst/>
        </a:prstGeom>
        <a:solidFill>
          <a:schemeClr val="accent2">
            <a:tint val="40000"/>
            <a:alpha val="90000"/>
            <a:hueOff val="-283075"/>
            <a:satOff val="-25115"/>
            <a:lumOff val="-256"/>
            <a:alphaOff val="0"/>
          </a:schemeClr>
        </a:solidFill>
        <a:ln w="12700" cap="flat" cmpd="sng" algn="ctr">
          <a:solidFill>
            <a:schemeClr val="accent2">
              <a:tint val="40000"/>
              <a:alpha val="90000"/>
              <a:hueOff val="-283075"/>
              <a:satOff val="-25115"/>
              <a:lumOff val="-256"/>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66725" latinLnBrk="1">
            <a:lnSpc>
              <a:spcPct val="90000"/>
            </a:lnSpc>
            <a:spcBef>
              <a:spcPct val="0"/>
            </a:spcBef>
            <a:spcAft>
              <a:spcPct val="35000"/>
            </a:spcAft>
          </a:pPr>
          <a:r>
            <a:rPr lang="en-US" altLang="ko-KR" sz="1050" kern="1200"/>
            <a:t>CP</a:t>
          </a:r>
          <a:endParaRPr lang="ko-KR" altLang="en-US" sz="1050" kern="1200"/>
        </a:p>
      </dsp:txBody>
      <dsp:txXfrm>
        <a:off x="3428860" y="4540602"/>
        <a:ext cx="1142720" cy="437931"/>
      </dsp:txXfrm>
    </dsp:sp>
    <dsp:sp modelId="{85D73BAE-84E8-4F76-B846-881CEB40601D}">
      <dsp:nvSpPr>
        <dsp:cNvPr id="0" name=""/>
        <dsp:cNvSpPr/>
      </dsp:nvSpPr>
      <dsp:spPr>
        <a:xfrm>
          <a:off x="4572278" y="4539606"/>
          <a:ext cx="1142720" cy="443927"/>
        </a:xfrm>
        <a:prstGeom prst="rect">
          <a:avLst/>
        </a:prstGeom>
        <a:solidFill>
          <a:schemeClr val="accent2">
            <a:tint val="40000"/>
            <a:alpha val="90000"/>
            <a:hueOff val="-377434"/>
            <a:satOff val="-33487"/>
            <a:lumOff val="-342"/>
            <a:alphaOff val="0"/>
          </a:schemeClr>
        </a:solidFill>
        <a:ln w="12700" cap="flat" cmpd="sng" algn="ctr">
          <a:solidFill>
            <a:schemeClr val="accent2">
              <a:tint val="40000"/>
              <a:alpha val="90000"/>
              <a:hueOff val="-377434"/>
              <a:satOff val="-33487"/>
              <a:lumOff val="-34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66725" latinLnBrk="1">
            <a:lnSpc>
              <a:spcPct val="90000"/>
            </a:lnSpc>
            <a:spcBef>
              <a:spcPct val="0"/>
            </a:spcBef>
            <a:spcAft>
              <a:spcPct val="35000"/>
            </a:spcAft>
          </a:pPr>
          <a:r>
            <a:rPr lang="en-US" altLang="ko-KR" sz="1050" kern="1200"/>
            <a:t>TPr</a:t>
          </a:r>
          <a:endParaRPr lang="ko-KR" altLang="en-US" sz="1050" kern="1200"/>
        </a:p>
      </dsp:txBody>
      <dsp:txXfrm>
        <a:off x="4572278" y="4539606"/>
        <a:ext cx="1142720" cy="443927"/>
      </dsp:txXfrm>
    </dsp:sp>
    <dsp:sp modelId="{44288154-260D-4664-A6D8-E6836B67436F}">
      <dsp:nvSpPr>
        <dsp:cNvPr id="0" name=""/>
        <dsp:cNvSpPr/>
      </dsp:nvSpPr>
      <dsp:spPr>
        <a:xfrm rot="10800000">
          <a:off x="0" y="2595614"/>
          <a:ext cx="5715000" cy="1464215"/>
        </a:xfrm>
        <a:prstGeom prst="upArrowCallout">
          <a:avLst/>
        </a:prstGeom>
        <a:solidFill>
          <a:schemeClr val="accent2">
            <a:hueOff val="-485121"/>
            <a:satOff val="-27976"/>
            <a:lumOff val="287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latinLnBrk="1">
            <a:lnSpc>
              <a:spcPct val="90000"/>
            </a:lnSpc>
            <a:spcBef>
              <a:spcPct val="0"/>
            </a:spcBef>
            <a:spcAft>
              <a:spcPct val="35000"/>
            </a:spcAft>
          </a:pPr>
          <a:r>
            <a:rPr lang="en-US" altLang="ko-KR" sz="1400" kern="1200"/>
            <a:t>Exposure Assessment</a:t>
          </a:r>
          <a:endParaRPr lang="ko-KR" altLang="en-US" sz="1400" kern="1200"/>
        </a:p>
      </dsp:txBody>
      <dsp:txXfrm rot="-10800000">
        <a:off x="0" y="2595614"/>
        <a:ext cx="5715000" cy="513939"/>
      </dsp:txXfrm>
    </dsp:sp>
    <dsp:sp modelId="{0F44220B-03FB-40A2-A322-81C720145C02}">
      <dsp:nvSpPr>
        <dsp:cNvPr id="0" name=""/>
        <dsp:cNvSpPr/>
      </dsp:nvSpPr>
      <dsp:spPr>
        <a:xfrm>
          <a:off x="1797" y="3109553"/>
          <a:ext cx="1399449" cy="437800"/>
        </a:xfrm>
        <a:prstGeom prst="rect">
          <a:avLst/>
        </a:prstGeom>
        <a:solidFill>
          <a:schemeClr val="accent2">
            <a:tint val="40000"/>
            <a:alpha val="90000"/>
            <a:hueOff val="-471792"/>
            <a:satOff val="-41859"/>
            <a:lumOff val="-427"/>
            <a:alphaOff val="0"/>
          </a:schemeClr>
        </a:solidFill>
        <a:ln w="12700" cap="flat" cmpd="sng" algn="ctr">
          <a:solidFill>
            <a:schemeClr val="accent2">
              <a:tint val="40000"/>
              <a:alpha val="90000"/>
              <a:hueOff val="-471792"/>
              <a:satOff val="-41859"/>
              <a:lumOff val="-427"/>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66725" latinLnBrk="1">
            <a:lnSpc>
              <a:spcPct val="90000"/>
            </a:lnSpc>
            <a:spcBef>
              <a:spcPct val="0"/>
            </a:spcBef>
            <a:spcAft>
              <a:spcPct val="35000"/>
            </a:spcAft>
          </a:pPr>
          <a:r>
            <a:rPr lang="en-US" altLang="ko-KR" sz="1050" kern="1200"/>
            <a:t>True Exposure</a:t>
          </a:r>
          <a:endParaRPr lang="ko-KR" altLang="en-US" sz="1050" kern="1200"/>
        </a:p>
      </dsp:txBody>
      <dsp:txXfrm>
        <a:off x="1797" y="3109553"/>
        <a:ext cx="1399449" cy="437800"/>
      </dsp:txXfrm>
    </dsp:sp>
    <dsp:sp modelId="{B0593126-1FCA-4245-A88B-075CE93CB86F}">
      <dsp:nvSpPr>
        <dsp:cNvPr id="0" name=""/>
        <dsp:cNvSpPr/>
      </dsp:nvSpPr>
      <dsp:spPr>
        <a:xfrm>
          <a:off x="1401246" y="3109553"/>
          <a:ext cx="2049633" cy="437800"/>
        </a:xfrm>
        <a:prstGeom prst="rect">
          <a:avLst/>
        </a:prstGeom>
        <a:solidFill>
          <a:schemeClr val="accent2">
            <a:tint val="40000"/>
            <a:alpha val="90000"/>
            <a:hueOff val="-566151"/>
            <a:satOff val="-50231"/>
            <a:lumOff val="-513"/>
            <a:alphaOff val="0"/>
          </a:schemeClr>
        </a:solidFill>
        <a:ln w="12700" cap="flat" cmpd="sng" algn="ctr">
          <a:solidFill>
            <a:schemeClr val="accent2">
              <a:tint val="40000"/>
              <a:alpha val="90000"/>
              <a:hueOff val="-566151"/>
              <a:satOff val="-50231"/>
              <a:lumOff val="-513"/>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66725" latinLnBrk="1">
            <a:lnSpc>
              <a:spcPct val="90000"/>
            </a:lnSpc>
            <a:spcBef>
              <a:spcPct val="0"/>
            </a:spcBef>
            <a:spcAft>
              <a:spcPct val="35000"/>
            </a:spcAft>
          </a:pPr>
          <a:r>
            <a:rPr lang="en-US" altLang="ko-KR" sz="1050" kern="1200"/>
            <a:t>Predicted, Complete address</a:t>
          </a:r>
        </a:p>
        <a:p>
          <a:pPr lvl="0" algn="ctr" defTabSz="466725" latinLnBrk="1">
            <a:lnSpc>
              <a:spcPct val="90000"/>
            </a:lnSpc>
            <a:spcBef>
              <a:spcPct val="0"/>
            </a:spcBef>
            <a:spcAft>
              <a:spcPct val="35000"/>
            </a:spcAft>
          </a:pPr>
          <a:r>
            <a:rPr lang="en-US" altLang="ko-KR" sz="1050" kern="1200"/>
            <a:t>NM, IDWA, LUR, UK</a:t>
          </a:r>
          <a:endParaRPr lang="ko-KR" altLang="en-US" sz="1050" kern="1200"/>
        </a:p>
      </dsp:txBody>
      <dsp:txXfrm>
        <a:off x="1401246" y="3109553"/>
        <a:ext cx="2049633" cy="437800"/>
      </dsp:txXfrm>
    </dsp:sp>
    <dsp:sp modelId="{1D4180F2-C99A-49BB-87F6-2B861659CB90}">
      <dsp:nvSpPr>
        <dsp:cNvPr id="0" name=""/>
        <dsp:cNvSpPr/>
      </dsp:nvSpPr>
      <dsp:spPr>
        <a:xfrm>
          <a:off x="3450880" y="3109553"/>
          <a:ext cx="2262322" cy="437800"/>
        </a:xfrm>
        <a:prstGeom prst="rect">
          <a:avLst/>
        </a:prstGeom>
        <a:solidFill>
          <a:schemeClr val="accent2">
            <a:tint val="40000"/>
            <a:alpha val="90000"/>
            <a:hueOff val="-660509"/>
            <a:satOff val="-58602"/>
            <a:lumOff val="-598"/>
            <a:alphaOff val="0"/>
          </a:schemeClr>
        </a:solidFill>
        <a:ln w="12700" cap="flat" cmpd="sng" algn="ctr">
          <a:solidFill>
            <a:schemeClr val="accent2">
              <a:tint val="40000"/>
              <a:alpha val="90000"/>
              <a:hueOff val="-660509"/>
              <a:satOff val="-58602"/>
              <a:lumOff val="-59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66725" latinLnBrk="1">
            <a:lnSpc>
              <a:spcPct val="90000"/>
            </a:lnSpc>
            <a:spcBef>
              <a:spcPct val="0"/>
            </a:spcBef>
            <a:spcAft>
              <a:spcPct val="35000"/>
            </a:spcAft>
          </a:pPr>
          <a:r>
            <a:rPr lang="en-US" altLang="ko-KR" sz="1050" kern="1200"/>
            <a:t>Predicted, Incomplete address</a:t>
          </a:r>
        </a:p>
        <a:p>
          <a:pPr lvl="0" algn="ctr" defTabSz="466725" latinLnBrk="1">
            <a:lnSpc>
              <a:spcPct val="90000"/>
            </a:lnSpc>
            <a:spcBef>
              <a:spcPct val="0"/>
            </a:spcBef>
            <a:spcAft>
              <a:spcPct val="35000"/>
            </a:spcAft>
          </a:pPr>
          <a:r>
            <a:rPr lang="en-US" altLang="ko-KR" sz="1050" kern="1200"/>
            <a:t>AA, UKD, UKNA, UKCA, UKGA</a:t>
          </a:r>
          <a:endParaRPr lang="ko-KR" altLang="en-US" sz="1050" kern="1200"/>
        </a:p>
      </dsp:txBody>
      <dsp:txXfrm>
        <a:off x="3450880" y="3109553"/>
        <a:ext cx="2262322" cy="437800"/>
      </dsp:txXfrm>
    </dsp:sp>
    <dsp:sp modelId="{B10D5E90-082E-4B2D-97EB-AC8E6FD8DF4E}">
      <dsp:nvSpPr>
        <dsp:cNvPr id="0" name=""/>
        <dsp:cNvSpPr/>
      </dsp:nvSpPr>
      <dsp:spPr>
        <a:xfrm rot="10800000">
          <a:off x="0" y="1145679"/>
          <a:ext cx="5715000" cy="1464215"/>
        </a:xfrm>
        <a:prstGeom prst="upArrowCallout">
          <a:avLst/>
        </a:prstGeom>
        <a:solidFill>
          <a:schemeClr val="accent2">
            <a:hueOff val="-970242"/>
            <a:satOff val="-55952"/>
            <a:lumOff val="575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latinLnBrk="1">
            <a:lnSpc>
              <a:spcPct val="90000"/>
            </a:lnSpc>
            <a:spcBef>
              <a:spcPct val="0"/>
            </a:spcBef>
            <a:spcAft>
              <a:spcPct val="35000"/>
            </a:spcAft>
          </a:pPr>
          <a:r>
            <a:rPr lang="en-US" altLang="ko-KR" sz="1400" kern="1200"/>
            <a:t>Simulate Environmental Scenarios</a:t>
          </a:r>
          <a:endParaRPr lang="ko-KR" altLang="en-US" sz="1400" kern="1200"/>
        </a:p>
      </dsp:txBody>
      <dsp:txXfrm rot="-10800000">
        <a:off x="0" y="1145679"/>
        <a:ext cx="5715000" cy="513939"/>
      </dsp:txXfrm>
    </dsp:sp>
    <dsp:sp modelId="{8CDBA970-24BF-422E-A3F1-7B0F9094B28F}">
      <dsp:nvSpPr>
        <dsp:cNvPr id="0" name=""/>
        <dsp:cNvSpPr/>
      </dsp:nvSpPr>
      <dsp:spPr>
        <a:xfrm>
          <a:off x="0" y="1659618"/>
          <a:ext cx="2857500" cy="437800"/>
        </a:xfrm>
        <a:prstGeom prst="rect">
          <a:avLst/>
        </a:prstGeom>
        <a:solidFill>
          <a:schemeClr val="accent2">
            <a:tint val="40000"/>
            <a:alpha val="90000"/>
            <a:hueOff val="-754868"/>
            <a:satOff val="-66974"/>
            <a:lumOff val="-684"/>
            <a:alphaOff val="0"/>
          </a:schemeClr>
        </a:solidFill>
        <a:ln w="12700" cap="flat" cmpd="sng" algn="ctr">
          <a:solidFill>
            <a:schemeClr val="accent2">
              <a:tint val="40000"/>
              <a:alpha val="90000"/>
              <a:hueOff val="-754868"/>
              <a:satOff val="-66974"/>
              <a:lumOff val="-684"/>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66725" latinLnBrk="1">
            <a:lnSpc>
              <a:spcPct val="90000"/>
            </a:lnSpc>
            <a:spcBef>
              <a:spcPct val="0"/>
            </a:spcBef>
            <a:spcAft>
              <a:spcPct val="35000"/>
            </a:spcAft>
          </a:pPr>
          <a:r>
            <a:rPr lang="en-US" altLang="ko-KR" sz="1050" kern="1200"/>
            <a:t>Residential Address Assignment</a:t>
          </a:r>
          <a:endParaRPr lang="ko-KR" altLang="en-US" sz="1050" kern="1200"/>
        </a:p>
      </dsp:txBody>
      <dsp:txXfrm>
        <a:off x="0" y="1659618"/>
        <a:ext cx="2857500" cy="437800"/>
      </dsp:txXfrm>
    </dsp:sp>
    <dsp:sp modelId="{F49FDD9A-140E-4AF0-A0F6-A55B0616327E}">
      <dsp:nvSpPr>
        <dsp:cNvPr id="0" name=""/>
        <dsp:cNvSpPr/>
      </dsp:nvSpPr>
      <dsp:spPr>
        <a:xfrm>
          <a:off x="2857500" y="1659618"/>
          <a:ext cx="2857500" cy="437800"/>
        </a:xfrm>
        <a:prstGeom prst="rect">
          <a:avLst/>
        </a:prstGeom>
        <a:solidFill>
          <a:schemeClr val="accent2">
            <a:tint val="40000"/>
            <a:alpha val="90000"/>
            <a:hueOff val="-849226"/>
            <a:satOff val="-75346"/>
            <a:lumOff val="-769"/>
            <a:alphaOff val="0"/>
          </a:schemeClr>
        </a:solidFill>
        <a:ln w="12700" cap="flat" cmpd="sng" algn="ctr">
          <a:solidFill>
            <a:schemeClr val="accent2">
              <a:tint val="40000"/>
              <a:alpha val="90000"/>
              <a:hueOff val="-849226"/>
              <a:satOff val="-75346"/>
              <a:lumOff val="-769"/>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66725" latinLnBrk="1">
            <a:lnSpc>
              <a:spcPct val="90000"/>
            </a:lnSpc>
            <a:spcBef>
              <a:spcPct val="0"/>
            </a:spcBef>
            <a:spcAft>
              <a:spcPct val="35000"/>
            </a:spcAft>
          </a:pPr>
          <a:r>
            <a:rPr lang="en-US" altLang="ko-KR" sz="1050" kern="1200"/>
            <a:t>Generation of PM</a:t>
          </a:r>
          <a:r>
            <a:rPr lang="en-US" altLang="ko-KR" sz="1050" kern="1200" baseline="-25000"/>
            <a:t>10</a:t>
          </a:r>
          <a:r>
            <a:rPr lang="en-US" altLang="ko-KR" sz="1050" kern="1200"/>
            <a:t> exposure and LBW</a:t>
          </a:r>
          <a:endParaRPr lang="ko-KR" altLang="en-US" sz="1050" kern="1200"/>
        </a:p>
      </dsp:txBody>
      <dsp:txXfrm>
        <a:off x="2857500" y="1659618"/>
        <a:ext cx="2857500" cy="437800"/>
      </dsp:txXfrm>
    </dsp:sp>
    <dsp:sp modelId="{2DA6327F-691F-423A-A147-6E0EE8D8FD57}">
      <dsp:nvSpPr>
        <dsp:cNvPr id="0" name=""/>
        <dsp:cNvSpPr/>
      </dsp:nvSpPr>
      <dsp:spPr>
        <a:xfrm rot="10800000">
          <a:off x="0" y="1780"/>
          <a:ext cx="5715000" cy="1158179"/>
        </a:xfrm>
        <a:prstGeom prst="upArrowCallout">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latinLnBrk="1">
            <a:lnSpc>
              <a:spcPct val="90000"/>
            </a:lnSpc>
            <a:spcBef>
              <a:spcPct val="0"/>
            </a:spcBef>
            <a:spcAft>
              <a:spcPct val="35000"/>
            </a:spcAft>
          </a:pPr>
          <a:r>
            <a:rPr lang="en-US" altLang="ko-KR" sz="1400" kern="1200"/>
            <a:t>Data Analysis and Parameter Acquisition</a:t>
          </a:r>
          <a:endParaRPr lang="ko-KR" altLang="en-US" sz="1400" kern="1200"/>
        </a:p>
      </dsp:txBody>
      <dsp:txXfrm rot="10800000">
        <a:off x="0" y="1780"/>
        <a:ext cx="5715000" cy="75255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843CB2-1522-4BD0-A58B-CCB2620BE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1</Pages>
  <Words>7493</Words>
  <Characters>42715</Characters>
  <Application>Microsoft Office Word</Application>
  <DocSecurity>0</DocSecurity>
  <Lines>355</Lines>
  <Paragraphs>100</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50108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18</cp:revision>
  <dcterms:created xsi:type="dcterms:W3CDTF">2021-05-24T01:17:00Z</dcterms:created>
  <dcterms:modified xsi:type="dcterms:W3CDTF">2021-05-28T17:43:00Z</dcterms:modified>
</cp:coreProperties>
</file>